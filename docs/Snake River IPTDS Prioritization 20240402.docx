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1870CB0A"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April 2</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4D36CA80">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FA1452">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6AC4C7A" w14:textId="3410B94E" w:rsidR="0053510D"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138126" w:history="1">
            <w:r w:rsidR="0053510D" w:rsidRPr="008C633C">
              <w:rPr>
                <w:rStyle w:val="Hyperlink"/>
                <w:noProof/>
              </w:rPr>
              <w:t>BACKGROUND</w:t>
            </w:r>
            <w:r w:rsidR="0053510D">
              <w:rPr>
                <w:noProof/>
                <w:webHidden/>
              </w:rPr>
              <w:tab/>
            </w:r>
            <w:r w:rsidR="0053510D">
              <w:rPr>
                <w:noProof/>
                <w:webHidden/>
              </w:rPr>
              <w:fldChar w:fldCharType="begin"/>
            </w:r>
            <w:r w:rsidR="0053510D">
              <w:rPr>
                <w:noProof/>
                <w:webHidden/>
              </w:rPr>
              <w:instrText xml:space="preserve"> PAGEREF _Toc163138126 \h </w:instrText>
            </w:r>
            <w:r w:rsidR="0053510D">
              <w:rPr>
                <w:noProof/>
                <w:webHidden/>
              </w:rPr>
            </w:r>
            <w:r w:rsidR="0053510D">
              <w:rPr>
                <w:noProof/>
                <w:webHidden/>
              </w:rPr>
              <w:fldChar w:fldCharType="separate"/>
            </w:r>
            <w:r w:rsidR="00C9164F">
              <w:rPr>
                <w:noProof/>
                <w:webHidden/>
              </w:rPr>
              <w:t>1</w:t>
            </w:r>
            <w:r w:rsidR="0053510D">
              <w:rPr>
                <w:noProof/>
                <w:webHidden/>
              </w:rPr>
              <w:fldChar w:fldCharType="end"/>
            </w:r>
          </w:hyperlink>
        </w:p>
        <w:p w14:paraId="5AFEBD69" w14:textId="505E11D1" w:rsidR="0053510D" w:rsidRDefault="0053510D">
          <w:pPr>
            <w:pStyle w:val="TOC2"/>
            <w:tabs>
              <w:tab w:val="right" w:leader="dot" w:pos="9350"/>
            </w:tabs>
            <w:rPr>
              <w:rFonts w:asciiTheme="minorHAnsi" w:eastAsiaTheme="minorEastAsia" w:hAnsiTheme="minorHAnsi"/>
              <w:noProof/>
            </w:rPr>
          </w:pPr>
          <w:hyperlink w:anchor="_Toc163138127" w:history="1">
            <w:r w:rsidRPr="008C633C">
              <w:rPr>
                <w:rStyle w:val="Hyperlink"/>
                <w:noProof/>
              </w:rPr>
              <w:t>Objectives</w:t>
            </w:r>
            <w:r>
              <w:rPr>
                <w:noProof/>
                <w:webHidden/>
              </w:rPr>
              <w:tab/>
            </w:r>
            <w:r>
              <w:rPr>
                <w:noProof/>
                <w:webHidden/>
              </w:rPr>
              <w:fldChar w:fldCharType="begin"/>
            </w:r>
            <w:r>
              <w:rPr>
                <w:noProof/>
                <w:webHidden/>
              </w:rPr>
              <w:instrText xml:space="preserve"> PAGEREF _Toc163138127 \h </w:instrText>
            </w:r>
            <w:r>
              <w:rPr>
                <w:noProof/>
                <w:webHidden/>
              </w:rPr>
            </w:r>
            <w:r>
              <w:rPr>
                <w:noProof/>
                <w:webHidden/>
              </w:rPr>
              <w:fldChar w:fldCharType="separate"/>
            </w:r>
            <w:r w:rsidR="00C9164F">
              <w:rPr>
                <w:noProof/>
                <w:webHidden/>
              </w:rPr>
              <w:t>1</w:t>
            </w:r>
            <w:r>
              <w:rPr>
                <w:noProof/>
                <w:webHidden/>
              </w:rPr>
              <w:fldChar w:fldCharType="end"/>
            </w:r>
          </w:hyperlink>
        </w:p>
        <w:p w14:paraId="79B53DDB" w14:textId="47308425" w:rsidR="0053510D" w:rsidRDefault="0053510D">
          <w:pPr>
            <w:pStyle w:val="TOC1"/>
            <w:rPr>
              <w:rFonts w:asciiTheme="minorHAnsi" w:eastAsiaTheme="minorEastAsia" w:hAnsiTheme="minorHAnsi"/>
              <w:noProof/>
            </w:rPr>
          </w:pPr>
          <w:hyperlink w:anchor="_Toc163138128" w:history="1">
            <w:r w:rsidRPr="008C633C">
              <w:rPr>
                <w:rStyle w:val="Hyperlink"/>
                <w:noProof/>
              </w:rPr>
              <w:t>GENERAL APPROACH</w:t>
            </w:r>
            <w:r>
              <w:rPr>
                <w:noProof/>
                <w:webHidden/>
              </w:rPr>
              <w:tab/>
            </w:r>
            <w:r>
              <w:rPr>
                <w:noProof/>
                <w:webHidden/>
              </w:rPr>
              <w:fldChar w:fldCharType="begin"/>
            </w:r>
            <w:r>
              <w:rPr>
                <w:noProof/>
                <w:webHidden/>
              </w:rPr>
              <w:instrText xml:space="preserve"> PAGEREF _Toc163138128 \h </w:instrText>
            </w:r>
            <w:r>
              <w:rPr>
                <w:noProof/>
                <w:webHidden/>
              </w:rPr>
            </w:r>
            <w:r>
              <w:rPr>
                <w:noProof/>
                <w:webHidden/>
              </w:rPr>
              <w:fldChar w:fldCharType="separate"/>
            </w:r>
            <w:r w:rsidR="00C9164F">
              <w:rPr>
                <w:noProof/>
                <w:webHidden/>
              </w:rPr>
              <w:t>1</w:t>
            </w:r>
            <w:r>
              <w:rPr>
                <w:noProof/>
                <w:webHidden/>
              </w:rPr>
              <w:fldChar w:fldCharType="end"/>
            </w:r>
          </w:hyperlink>
        </w:p>
        <w:p w14:paraId="3912FD29" w14:textId="61131103" w:rsidR="0053510D" w:rsidRDefault="0053510D">
          <w:pPr>
            <w:pStyle w:val="TOC2"/>
            <w:tabs>
              <w:tab w:val="right" w:leader="dot" w:pos="9350"/>
            </w:tabs>
            <w:rPr>
              <w:rFonts w:asciiTheme="minorHAnsi" w:eastAsiaTheme="minorEastAsia" w:hAnsiTheme="minorHAnsi"/>
              <w:noProof/>
            </w:rPr>
          </w:pPr>
          <w:hyperlink w:anchor="_Toc163138129" w:history="1">
            <w:r w:rsidRPr="008C633C">
              <w:rPr>
                <w:rStyle w:val="Hyperlink"/>
                <w:noProof/>
              </w:rPr>
              <w:t>Abundance</w:t>
            </w:r>
            <w:r>
              <w:rPr>
                <w:noProof/>
                <w:webHidden/>
              </w:rPr>
              <w:tab/>
            </w:r>
            <w:r>
              <w:rPr>
                <w:noProof/>
                <w:webHidden/>
              </w:rPr>
              <w:fldChar w:fldCharType="begin"/>
            </w:r>
            <w:r>
              <w:rPr>
                <w:noProof/>
                <w:webHidden/>
              </w:rPr>
              <w:instrText xml:space="preserve"> PAGEREF _Toc163138129 \h </w:instrText>
            </w:r>
            <w:r>
              <w:rPr>
                <w:noProof/>
                <w:webHidden/>
              </w:rPr>
            </w:r>
            <w:r>
              <w:rPr>
                <w:noProof/>
                <w:webHidden/>
              </w:rPr>
              <w:fldChar w:fldCharType="separate"/>
            </w:r>
            <w:r w:rsidR="00C9164F">
              <w:rPr>
                <w:noProof/>
                <w:webHidden/>
              </w:rPr>
              <w:t>2</w:t>
            </w:r>
            <w:r>
              <w:rPr>
                <w:noProof/>
                <w:webHidden/>
              </w:rPr>
              <w:fldChar w:fldCharType="end"/>
            </w:r>
          </w:hyperlink>
        </w:p>
        <w:p w14:paraId="2886D873" w14:textId="660E4BE3" w:rsidR="0053510D" w:rsidRDefault="0053510D">
          <w:pPr>
            <w:pStyle w:val="TOC2"/>
            <w:tabs>
              <w:tab w:val="right" w:leader="dot" w:pos="9350"/>
            </w:tabs>
            <w:rPr>
              <w:rFonts w:asciiTheme="minorHAnsi" w:eastAsiaTheme="minorEastAsia" w:hAnsiTheme="minorHAnsi"/>
              <w:noProof/>
            </w:rPr>
          </w:pPr>
          <w:hyperlink w:anchor="_Toc163138130" w:history="1">
            <w:r w:rsidRPr="008C633C">
              <w:rPr>
                <w:rStyle w:val="Hyperlink"/>
                <w:noProof/>
              </w:rPr>
              <w:t>Productivity</w:t>
            </w:r>
            <w:r>
              <w:rPr>
                <w:noProof/>
                <w:webHidden/>
              </w:rPr>
              <w:tab/>
            </w:r>
            <w:r>
              <w:rPr>
                <w:noProof/>
                <w:webHidden/>
              </w:rPr>
              <w:fldChar w:fldCharType="begin"/>
            </w:r>
            <w:r>
              <w:rPr>
                <w:noProof/>
                <w:webHidden/>
              </w:rPr>
              <w:instrText xml:space="preserve"> PAGEREF _Toc163138130 \h </w:instrText>
            </w:r>
            <w:r>
              <w:rPr>
                <w:noProof/>
                <w:webHidden/>
              </w:rPr>
            </w:r>
            <w:r>
              <w:rPr>
                <w:noProof/>
                <w:webHidden/>
              </w:rPr>
              <w:fldChar w:fldCharType="separate"/>
            </w:r>
            <w:r w:rsidR="00C9164F">
              <w:rPr>
                <w:noProof/>
                <w:webHidden/>
              </w:rPr>
              <w:t>2</w:t>
            </w:r>
            <w:r>
              <w:rPr>
                <w:noProof/>
                <w:webHidden/>
              </w:rPr>
              <w:fldChar w:fldCharType="end"/>
            </w:r>
          </w:hyperlink>
        </w:p>
        <w:p w14:paraId="582A835A" w14:textId="13F5C7A6" w:rsidR="0053510D" w:rsidRDefault="0053510D">
          <w:pPr>
            <w:pStyle w:val="TOC2"/>
            <w:tabs>
              <w:tab w:val="right" w:leader="dot" w:pos="9350"/>
            </w:tabs>
            <w:rPr>
              <w:rFonts w:asciiTheme="minorHAnsi" w:eastAsiaTheme="minorEastAsia" w:hAnsiTheme="minorHAnsi"/>
              <w:noProof/>
            </w:rPr>
          </w:pPr>
          <w:hyperlink w:anchor="_Toc163138131" w:history="1">
            <w:r w:rsidRPr="008C633C">
              <w:rPr>
                <w:rStyle w:val="Hyperlink"/>
                <w:noProof/>
              </w:rPr>
              <w:t>Spatial Structure</w:t>
            </w:r>
            <w:r>
              <w:rPr>
                <w:noProof/>
                <w:webHidden/>
              </w:rPr>
              <w:tab/>
            </w:r>
            <w:r>
              <w:rPr>
                <w:noProof/>
                <w:webHidden/>
              </w:rPr>
              <w:fldChar w:fldCharType="begin"/>
            </w:r>
            <w:r>
              <w:rPr>
                <w:noProof/>
                <w:webHidden/>
              </w:rPr>
              <w:instrText xml:space="preserve"> PAGEREF _Toc163138131 \h </w:instrText>
            </w:r>
            <w:r>
              <w:rPr>
                <w:noProof/>
                <w:webHidden/>
              </w:rPr>
            </w:r>
            <w:r>
              <w:rPr>
                <w:noProof/>
                <w:webHidden/>
              </w:rPr>
              <w:fldChar w:fldCharType="separate"/>
            </w:r>
            <w:r w:rsidR="00C9164F">
              <w:rPr>
                <w:noProof/>
                <w:webHidden/>
              </w:rPr>
              <w:t>2</w:t>
            </w:r>
            <w:r>
              <w:rPr>
                <w:noProof/>
                <w:webHidden/>
              </w:rPr>
              <w:fldChar w:fldCharType="end"/>
            </w:r>
          </w:hyperlink>
        </w:p>
        <w:p w14:paraId="71FDE9C9" w14:textId="25A6E366" w:rsidR="0053510D" w:rsidRDefault="0053510D">
          <w:pPr>
            <w:pStyle w:val="TOC2"/>
            <w:tabs>
              <w:tab w:val="right" w:leader="dot" w:pos="9350"/>
            </w:tabs>
            <w:rPr>
              <w:rFonts w:asciiTheme="minorHAnsi" w:eastAsiaTheme="minorEastAsia" w:hAnsiTheme="minorHAnsi"/>
              <w:noProof/>
            </w:rPr>
          </w:pPr>
          <w:hyperlink w:anchor="_Toc163138132" w:history="1">
            <w:r w:rsidRPr="008C633C">
              <w:rPr>
                <w:rStyle w:val="Hyperlink"/>
                <w:noProof/>
              </w:rPr>
              <w:t>Diversity</w:t>
            </w:r>
            <w:r>
              <w:rPr>
                <w:noProof/>
                <w:webHidden/>
              </w:rPr>
              <w:tab/>
            </w:r>
            <w:r>
              <w:rPr>
                <w:noProof/>
                <w:webHidden/>
              </w:rPr>
              <w:fldChar w:fldCharType="begin"/>
            </w:r>
            <w:r>
              <w:rPr>
                <w:noProof/>
                <w:webHidden/>
              </w:rPr>
              <w:instrText xml:space="preserve"> PAGEREF _Toc163138132 \h </w:instrText>
            </w:r>
            <w:r>
              <w:rPr>
                <w:noProof/>
                <w:webHidden/>
              </w:rPr>
            </w:r>
            <w:r>
              <w:rPr>
                <w:noProof/>
                <w:webHidden/>
              </w:rPr>
              <w:fldChar w:fldCharType="separate"/>
            </w:r>
            <w:r w:rsidR="00C9164F">
              <w:rPr>
                <w:noProof/>
                <w:webHidden/>
              </w:rPr>
              <w:t>2</w:t>
            </w:r>
            <w:r>
              <w:rPr>
                <w:noProof/>
                <w:webHidden/>
              </w:rPr>
              <w:fldChar w:fldCharType="end"/>
            </w:r>
          </w:hyperlink>
        </w:p>
        <w:p w14:paraId="34FEB8E9" w14:textId="3FBD29C9" w:rsidR="0053510D" w:rsidRDefault="0053510D">
          <w:pPr>
            <w:pStyle w:val="TOC1"/>
            <w:rPr>
              <w:rFonts w:asciiTheme="minorHAnsi" w:eastAsiaTheme="minorEastAsia" w:hAnsiTheme="minorHAnsi"/>
              <w:noProof/>
            </w:rPr>
          </w:pPr>
          <w:hyperlink w:anchor="_Toc163138133" w:history="1">
            <w:r w:rsidRPr="008C633C">
              <w:rPr>
                <w:rStyle w:val="Hyperlink"/>
                <w:noProof/>
              </w:rPr>
              <w:t>PRIORITIZATION FRAMEWORK</w:t>
            </w:r>
            <w:r>
              <w:rPr>
                <w:noProof/>
                <w:webHidden/>
              </w:rPr>
              <w:tab/>
            </w:r>
            <w:r>
              <w:rPr>
                <w:noProof/>
                <w:webHidden/>
              </w:rPr>
              <w:fldChar w:fldCharType="begin"/>
            </w:r>
            <w:r>
              <w:rPr>
                <w:noProof/>
                <w:webHidden/>
              </w:rPr>
              <w:instrText xml:space="preserve"> PAGEREF _Toc163138133 \h </w:instrText>
            </w:r>
            <w:r>
              <w:rPr>
                <w:noProof/>
                <w:webHidden/>
              </w:rPr>
            </w:r>
            <w:r>
              <w:rPr>
                <w:noProof/>
                <w:webHidden/>
              </w:rPr>
              <w:fldChar w:fldCharType="separate"/>
            </w:r>
            <w:r w:rsidR="00C9164F">
              <w:rPr>
                <w:noProof/>
                <w:webHidden/>
              </w:rPr>
              <w:t>2</w:t>
            </w:r>
            <w:r>
              <w:rPr>
                <w:noProof/>
                <w:webHidden/>
              </w:rPr>
              <w:fldChar w:fldCharType="end"/>
            </w:r>
          </w:hyperlink>
        </w:p>
        <w:p w14:paraId="2B0883E9" w14:textId="213F36CF" w:rsidR="0053510D" w:rsidRDefault="0053510D">
          <w:pPr>
            <w:pStyle w:val="TOC1"/>
            <w:rPr>
              <w:rFonts w:asciiTheme="minorHAnsi" w:eastAsiaTheme="minorEastAsia" w:hAnsiTheme="minorHAnsi"/>
              <w:noProof/>
            </w:rPr>
          </w:pPr>
          <w:hyperlink w:anchor="_Toc163138134" w:history="1">
            <w:r w:rsidRPr="008C633C">
              <w:rPr>
                <w:rStyle w:val="Hyperlink"/>
                <w:noProof/>
              </w:rPr>
              <w:t>RESULTS</w:t>
            </w:r>
            <w:r>
              <w:rPr>
                <w:noProof/>
                <w:webHidden/>
              </w:rPr>
              <w:tab/>
            </w:r>
            <w:r>
              <w:rPr>
                <w:noProof/>
                <w:webHidden/>
              </w:rPr>
              <w:fldChar w:fldCharType="begin"/>
            </w:r>
            <w:r>
              <w:rPr>
                <w:noProof/>
                <w:webHidden/>
              </w:rPr>
              <w:instrText xml:space="preserve"> PAGEREF _Toc163138134 \h </w:instrText>
            </w:r>
            <w:r>
              <w:rPr>
                <w:noProof/>
                <w:webHidden/>
              </w:rPr>
            </w:r>
            <w:r>
              <w:rPr>
                <w:noProof/>
                <w:webHidden/>
              </w:rPr>
              <w:fldChar w:fldCharType="separate"/>
            </w:r>
            <w:r w:rsidR="00C9164F">
              <w:rPr>
                <w:noProof/>
                <w:webHidden/>
              </w:rPr>
              <w:t>8</w:t>
            </w:r>
            <w:r>
              <w:rPr>
                <w:noProof/>
                <w:webHidden/>
              </w:rPr>
              <w:fldChar w:fldCharType="end"/>
            </w:r>
          </w:hyperlink>
        </w:p>
        <w:p w14:paraId="00B93D24" w14:textId="0739B820" w:rsidR="0053510D" w:rsidRDefault="0053510D">
          <w:pPr>
            <w:pStyle w:val="TOC2"/>
            <w:tabs>
              <w:tab w:val="right" w:leader="dot" w:pos="9350"/>
            </w:tabs>
            <w:rPr>
              <w:rFonts w:asciiTheme="minorHAnsi" w:eastAsiaTheme="minorEastAsia" w:hAnsiTheme="minorHAnsi"/>
              <w:noProof/>
            </w:rPr>
          </w:pPr>
          <w:hyperlink w:anchor="_Toc163138135" w:history="1">
            <w:r w:rsidRPr="008C633C">
              <w:rPr>
                <w:rStyle w:val="Hyperlink"/>
                <w:noProof/>
              </w:rPr>
              <w:t>Synopsis</w:t>
            </w:r>
            <w:r>
              <w:rPr>
                <w:noProof/>
                <w:webHidden/>
              </w:rPr>
              <w:tab/>
            </w:r>
            <w:r>
              <w:rPr>
                <w:noProof/>
                <w:webHidden/>
              </w:rPr>
              <w:fldChar w:fldCharType="begin"/>
            </w:r>
            <w:r>
              <w:rPr>
                <w:noProof/>
                <w:webHidden/>
              </w:rPr>
              <w:instrText xml:space="preserve"> PAGEREF _Toc163138135 \h </w:instrText>
            </w:r>
            <w:r>
              <w:rPr>
                <w:noProof/>
                <w:webHidden/>
              </w:rPr>
            </w:r>
            <w:r>
              <w:rPr>
                <w:noProof/>
                <w:webHidden/>
              </w:rPr>
              <w:fldChar w:fldCharType="separate"/>
            </w:r>
            <w:r w:rsidR="00C9164F">
              <w:rPr>
                <w:noProof/>
                <w:webHidden/>
              </w:rPr>
              <w:t>8</w:t>
            </w:r>
            <w:r>
              <w:rPr>
                <w:noProof/>
                <w:webHidden/>
              </w:rPr>
              <w:fldChar w:fldCharType="end"/>
            </w:r>
          </w:hyperlink>
        </w:p>
        <w:p w14:paraId="5D6B4A18" w14:textId="1C5DBBE0" w:rsidR="0053510D" w:rsidRDefault="0053510D">
          <w:pPr>
            <w:pStyle w:val="TOC2"/>
            <w:tabs>
              <w:tab w:val="right" w:leader="dot" w:pos="9350"/>
            </w:tabs>
            <w:rPr>
              <w:rFonts w:asciiTheme="minorHAnsi" w:eastAsiaTheme="minorEastAsia" w:hAnsiTheme="minorHAnsi"/>
              <w:noProof/>
            </w:rPr>
          </w:pPr>
          <w:hyperlink w:anchor="_Toc163138136" w:history="1">
            <w:r w:rsidRPr="008C633C">
              <w:rPr>
                <w:rStyle w:val="Hyperlink"/>
                <w:noProof/>
              </w:rPr>
              <w:t>Snake River Basin Steelhead DPS</w:t>
            </w:r>
            <w:r>
              <w:rPr>
                <w:noProof/>
                <w:webHidden/>
              </w:rPr>
              <w:tab/>
            </w:r>
            <w:r>
              <w:rPr>
                <w:noProof/>
                <w:webHidden/>
              </w:rPr>
              <w:fldChar w:fldCharType="begin"/>
            </w:r>
            <w:r>
              <w:rPr>
                <w:noProof/>
                <w:webHidden/>
              </w:rPr>
              <w:instrText xml:space="preserve"> PAGEREF _Toc163138136 \h </w:instrText>
            </w:r>
            <w:r>
              <w:rPr>
                <w:noProof/>
                <w:webHidden/>
              </w:rPr>
            </w:r>
            <w:r>
              <w:rPr>
                <w:noProof/>
                <w:webHidden/>
              </w:rPr>
              <w:fldChar w:fldCharType="separate"/>
            </w:r>
            <w:r w:rsidR="00C9164F">
              <w:rPr>
                <w:noProof/>
                <w:webHidden/>
              </w:rPr>
              <w:t>10</w:t>
            </w:r>
            <w:r>
              <w:rPr>
                <w:noProof/>
                <w:webHidden/>
              </w:rPr>
              <w:fldChar w:fldCharType="end"/>
            </w:r>
          </w:hyperlink>
        </w:p>
        <w:p w14:paraId="78066783" w14:textId="59AC21FC" w:rsidR="0053510D" w:rsidRDefault="0053510D">
          <w:pPr>
            <w:pStyle w:val="TOC3"/>
            <w:tabs>
              <w:tab w:val="right" w:leader="dot" w:pos="9350"/>
            </w:tabs>
            <w:rPr>
              <w:rFonts w:asciiTheme="minorHAnsi" w:eastAsiaTheme="minorEastAsia" w:hAnsiTheme="minorHAnsi"/>
              <w:noProof/>
            </w:rPr>
          </w:pPr>
          <w:hyperlink w:anchor="_Toc163138137" w:history="1">
            <w:r w:rsidRPr="008C633C">
              <w:rPr>
                <w:rStyle w:val="Hyperlink"/>
                <w:noProof/>
              </w:rPr>
              <w:t>Salmon River MPG</w:t>
            </w:r>
            <w:r>
              <w:rPr>
                <w:noProof/>
                <w:webHidden/>
              </w:rPr>
              <w:tab/>
            </w:r>
            <w:r>
              <w:rPr>
                <w:noProof/>
                <w:webHidden/>
              </w:rPr>
              <w:fldChar w:fldCharType="begin"/>
            </w:r>
            <w:r>
              <w:rPr>
                <w:noProof/>
                <w:webHidden/>
              </w:rPr>
              <w:instrText xml:space="preserve"> PAGEREF _Toc163138137 \h </w:instrText>
            </w:r>
            <w:r>
              <w:rPr>
                <w:noProof/>
                <w:webHidden/>
              </w:rPr>
            </w:r>
            <w:r>
              <w:rPr>
                <w:noProof/>
                <w:webHidden/>
              </w:rPr>
              <w:fldChar w:fldCharType="separate"/>
            </w:r>
            <w:r w:rsidR="00C9164F">
              <w:rPr>
                <w:noProof/>
                <w:webHidden/>
              </w:rPr>
              <w:t>10</w:t>
            </w:r>
            <w:r>
              <w:rPr>
                <w:noProof/>
                <w:webHidden/>
              </w:rPr>
              <w:fldChar w:fldCharType="end"/>
            </w:r>
          </w:hyperlink>
        </w:p>
        <w:p w14:paraId="28BE0E5E" w14:textId="1A69A3FC" w:rsidR="0053510D" w:rsidRDefault="0053510D">
          <w:pPr>
            <w:pStyle w:val="TOC3"/>
            <w:tabs>
              <w:tab w:val="right" w:leader="dot" w:pos="9350"/>
            </w:tabs>
            <w:rPr>
              <w:rFonts w:asciiTheme="minorHAnsi" w:eastAsiaTheme="minorEastAsia" w:hAnsiTheme="minorHAnsi"/>
              <w:noProof/>
            </w:rPr>
          </w:pPr>
          <w:hyperlink w:anchor="_Toc163138138" w:history="1">
            <w:r w:rsidRPr="008C633C">
              <w:rPr>
                <w:rStyle w:val="Hyperlink"/>
                <w:noProof/>
              </w:rPr>
              <w:t>Clearwater River MPG</w:t>
            </w:r>
            <w:r>
              <w:rPr>
                <w:noProof/>
                <w:webHidden/>
              </w:rPr>
              <w:tab/>
            </w:r>
            <w:r>
              <w:rPr>
                <w:noProof/>
                <w:webHidden/>
              </w:rPr>
              <w:fldChar w:fldCharType="begin"/>
            </w:r>
            <w:r>
              <w:rPr>
                <w:noProof/>
                <w:webHidden/>
              </w:rPr>
              <w:instrText xml:space="preserve"> PAGEREF _Toc163138138 \h </w:instrText>
            </w:r>
            <w:r>
              <w:rPr>
                <w:noProof/>
                <w:webHidden/>
              </w:rPr>
            </w:r>
            <w:r>
              <w:rPr>
                <w:noProof/>
                <w:webHidden/>
              </w:rPr>
              <w:fldChar w:fldCharType="separate"/>
            </w:r>
            <w:r w:rsidR="00C9164F">
              <w:rPr>
                <w:noProof/>
                <w:webHidden/>
              </w:rPr>
              <w:t>13</w:t>
            </w:r>
            <w:r>
              <w:rPr>
                <w:noProof/>
                <w:webHidden/>
              </w:rPr>
              <w:fldChar w:fldCharType="end"/>
            </w:r>
          </w:hyperlink>
        </w:p>
        <w:p w14:paraId="1E39F6B4" w14:textId="54AD8750" w:rsidR="0053510D" w:rsidRDefault="0053510D">
          <w:pPr>
            <w:pStyle w:val="TOC3"/>
            <w:tabs>
              <w:tab w:val="right" w:leader="dot" w:pos="9350"/>
            </w:tabs>
            <w:rPr>
              <w:rFonts w:asciiTheme="minorHAnsi" w:eastAsiaTheme="minorEastAsia" w:hAnsiTheme="minorHAnsi"/>
              <w:noProof/>
            </w:rPr>
          </w:pPr>
          <w:hyperlink w:anchor="_Toc163138139" w:history="1">
            <w:r w:rsidRPr="008C633C">
              <w:rPr>
                <w:rStyle w:val="Hyperlink"/>
                <w:noProof/>
              </w:rPr>
              <w:t>Imnaha River MPG</w:t>
            </w:r>
            <w:r>
              <w:rPr>
                <w:noProof/>
                <w:webHidden/>
              </w:rPr>
              <w:tab/>
            </w:r>
            <w:r>
              <w:rPr>
                <w:noProof/>
                <w:webHidden/>
              </w:rPr>
              <w:fldChar w:fldCharType="begin"/>
            </w:r>
            <w:r>
              <w:rPr>
                <w:noProof/>
                <w:webHidden/>
              </w:rPr>
              <w:instrText xml:space="preserve"> PAGEREF _Toc163138139 \h </w:instrText>
            </w:r>
            <w:r>
              <w:rPr>
                <w:noProof/>
                <w:webHidden/>
              </w:rPr>
            </w:r>
            <w:r>
              <w:rPr>
                <w:noProof/>
                <w:webHidden/>
              </w:rPr>
              <w:fldChar w:fldCharType="separate"/>
            </w:r>
            <w:r w:rsidR="00C9164F">
              <w:rPr>
                <w:noProof/>
                <w:webHidden/>
              </w:rPr>
              <w:t>15</w:t>
            </w:r>
            <w:r>
              <w:rPr>
                <w:noProof/>
                <w:webHidden/>
              </w:rPr>
              <w:fldChar w:fldCharType="end"/>
            </w:r>
          </w:hyperlink>
        </w:p>
        <w:p w14:paraId="30BA26F7" w14:textId="74C0AE24" w:rsidR="0053510D" w:rsidRDefault="0053510D">
          <w:pPr>
            <w:pStyle w:val="TOC3"/>
            <w:tabs>
              <w:tab w:val="right" w:leader="dot" w:pos="9350"/>
            </w:tabs>
            <w:rPr>
              <w:rFonts w:asciiTheme="minorHAnsi" w:eastAsiaTheme="minorEastAsia" w:hAnsiTheme="minorHAnsi"/>
              <w:noProof/>
            </w:rPr>
          </w:pPr>
          <w:hyperlink w:anchor="_Toc163138140" w:history="1">
            <w:r w:rsidRPr="008C633C">
              <w:rPr>
                <w:rStyle w:val="Hyperlink"/>
                <w:noProof/>
              </w:rPr>
              <w:t>Grande Ronde River MPG</w:t>
            </w:r>
            <w:r>
              <w:rPr>
                <w:noProof/>
                <w:webHidden/>
              </w:rPr>
              <w:tab/>
            </w:r>
            <w:r>
              <w:rPr>
                <w:noProof/>
                <w:webHidden/>
              </w:rPr>
              <w:fldChar w:fldCharType="begin"/>
            </w:r>
            <w:r>
              <w:rPr>
                <w:noProof/>
                <w:webHidden/>
              </w:rPr>
              <w:instrText xml:space="preserve"> PAGEREF _Toc163138140 \h </w:instrText>
            </w:r>
            <w:r>
              <w:rPr>
                <w:noProof/>
                <w:webHidden/>
              </w:rPr>
            </w:r>
            <w:r>
              <w:rPr>
                <w:noProof/>
                <w:webHidden/>
              </w:rPr>
              <w:fldChar w:fldCharType="separate"/>
            </w:r>
            <w:r w:rsidR="00C9164F">
              <w:rPr>
                <w:noProof/>
                <w:webHidden/>
              </w:rPr>
              <w:t>16</w:t>
            </w:r>
            <w:r>
              <w:rPr>
                <w:noProof/>
                <w:webHidden/>
              </w:rPr>
              <w:fldChar w:fldCharType="end"/>
            </w:r>
          </w:hyperlink>
        </w:p>
        <w:p w14:paraId="7075A7D2" w14:textId="655B5AC0" w:rsidR="0053510D" w:rsidRDefault="0053510D">
          <w:pPr>
            <w:pStyle w:val="TOC3"/>
            <w:tabs>
              <w:tab w:val="right" w:leader="dot" w:pos="9350"/>
            </w:tabs>
            <w:rPr>
              <w:rFonts w:asciiTheme="minorHAnsi" w:eastAsiaTheme="minorEastAsia" w:hAnsiTheme="minorHAnsi"/>
              <w:noProof/>
            </w:rPr>
          </w:pPr>
          <w:hyperlink w:anchor="_Toc163138141" w:history="1">
            <w:r w:rsidRPr="008C633C">
              <w:rPr>
                <w:rStyle w:val="Hyperlink"/>
                <w:noProof/>
              </w:rPr>
              <w:t>Hells Canyon MPG</w:t>
            </w:r>
            <w:r>
              <w:rPr>
                <w:noProof/>
                <w:webHidden/>
              </w:rPr>
              <w:tab/>
            </w:r>
            <w:r>
              <w:rPr>
                <w:noProof/>
                <w:webHidden/>
              </w:rPr>
              <w:fldChar w:fldCharType="begin"/>
            </w:r>
            <w:r>
              <w:rPr>
                <w:noProof/>
                <w:webHidden/>
              </w:rPr>
              <w:instrText xml:space="preserve"> PAGEREF _Toc163138141 \h </w:instrText>
            </w:r>
            <w:r>
              <w:rPr>
                <w:noProof/>
                <w:webHidden/>
              </w:rPr>
            </w:r>
            <w:r>
              <w:rPr>
                <w:noProof/>
                <w:webHidden/>
              </w:rPr>
              <w:fldChar w:fldCharType="separate"/>
            </w:r>
            <w:r w:rsidR="00C9164F">
              <w:rPr>
                <w:noProof/>
                <w:webHidden/>
              </w:rPr>
              <w:t>17</w:t>
            </w:r>
            <w:r>
              <w:rPr>
                <w:noProof/>
                <w:webHidden/>
              </w:rPr>
              <w:fldChar w:fldCharType="end"/>
            </w:r>
          </w:hyperlink>
        </w:p>
        <w:p w14:paraId="6CB4182D" w14:textId="584C02DF" w:rsidR="0053510D" w:rsidRDefault="0053510D">
          <w:pPr>
            <w:pStyle w:val="TOC3"/>
            <w:tabs>
              <w:tab w:val="right" w:leader="dot" w:pos="9350"/>
            </w:tabs>
            <w:rPr>
              <w:rFonts w:asciiTheme="minorHAnsi" w:eastAsiaTheme="minorEastAsia" w:hAnsiTheme="minorHAnsi"/>
              <w:noProof/>
            </w:rPr>
          </w:pPr>
          <w:hyperlink w:anchor="_Toc163138142" w:history="1">
            <w:r w:rsidRPr="008C633C">
              <w:rPr>
                <w:rStyle w:val="Hyperlink"/>
                <w:noProof/>
              </w:rPr>
              <w:t>Lower Snake MPG</w:t>
            </w:r>
            <w:r>
              <w:rPr>
                <w:noProof/>
                <w:webHidden/>
              </w:rPr>
              <w:tab/>
            </w:r>
            <w:r>
              <w:rPr>
                <w:noProof/>
                <w:webHidden/>
              </w:rPr>
              <w:fldChar w:fldCharType="begin"/>
            </w:r>
            <w:r>
              <w:rPr>
                <w:noProof/>
                <w:webHidden/>
              </w:rPr>
              <w:instrText xml:space="preserve"> PAGEREF _Toc163138142 \h </w:instrText>
            </w:r>
            <w:r>
              <w:rPr>
                <w:noProof/>
                <w:webHidden/>
              </w:rPr>
            </w:r>
            <w:r>
              <w:rPr>
                <w:noProof/>
                <w:webHidden/>
              </w:rPr>
              <w:fldChar w:fldCharType="separate"/>
            </w:r>
            <w:r w:rsidR="00C9164F">
              <w:rPr>
                <w:noProof/>
                <w:webHidden/>
              </w:rPr>
              <w:t>18</w:t>
            </w:r>
            <w:r>
              <w:rPr>
                <w:noProof/>
                <w:webHidden/>
              </w:rPr>
              <w:fldChar w:fldCharType="end"/>
            </w:r>
          </w:hyperlink>
        </w:p>
        <w:p w14:paraId="54105DF9" w14:textId="4BBC9A84" w:rsidR="0053510D" w:rsidRDefault="0053510D">
          <w:pPr>
            <w:pStyle w:val="TOC2"/>
            <w:tabs>
              <w:tab w:val="right" w:leader="dot" w:pos="9350"/>
            </w:tabs>
            <w:rPr>
              <w:rFonts w:asciiTheme="minorHAnsi" w:eastAsiaTheme="minorEastAsia" w:hAnsiTheme="minorHAnsi"/>
              <w:noProof/>
            </w:rPr>
          </w:pPr>
          <w:hyperlink w:anchor="_Toc163138143" w:history="1">
            <w:r w:rsidRPr="008C633C">
              <w:rPr>
                <w:rStyle w:val="Hyperlink"/>
                <w:noProof/>
              </w:rPr>
              <w:t>Snake River Spring/Summer-run Chinook Salmon ESU</w:t>
            </w:r>
            <w:r>
              <w:rPr>
                <w:noProof/>
                <w:webHidden/>
              </w:rPr>
              <w:tab/>
            </w:r>
            <w:r>
              <w:rPr>
                <w:noProof/>
                <w:webHidden/>
              </w:rPr>
              <w:fldChar w:fldCharType="begin"/>
            </w:r>
            <w:r>
              <w:rPr>
                <w:noProof/>
                <w:webHidden/>
              </w:rPr>
              <w:instrText xml:space="preserve"> PAGEREF _Toc163138143 \h </w:instrText>
            </w:r>
            <w:r>
              <w:rPr>
                <w:noProof/>
                <w:webHidden/>
              </w:rPr>
            </w:r>
            <w:r>
              <w:rPr>
                <w:noProof/>
                <w:webHidden/>
              </w:rPr>
              <w:fldChar w:fldCharType="separate"/>
            </w:r>
            <w:r w:rsidR="00C9164F">
              <w:rPr>
                <w:noProof/>
                <w:webHidden/>
              </w:rPr>
              <w:t>19</w:t>
            </w:r>
            <w:r>
              <w:rPr>
                <w:noProof/>
                <w:webHidden/>
              </w:rPr>
              <w:fldChar w:fldCharType="end"/>
            </w:r>
          </w:hyperlink>
        </w:p>
        <w:p w14:paraId="12F1FB64" w14:textId="6B7004DC" w:rsidR="0053510D" w:rsidRDefault="0053510D">
          <w:pPr>
            <w:pStyle w:val="TOC3"/>
            <w:tabs>
              <w:tab w:val="right" w:leader="dot" w:pos="9350"/>
            </w:tabs>
            <w:rPr>
              <w:rFonts w:asciiTheme="minorHAnsi" w:eastAsiaTheme="minorEastAsia" w:hAnsiTheme="minorHAnsi"/>
              <w:noProof/>
            </w:rPr>
          </w:pPr>
          <w:hyperlink w:anchor="_Toc163138144" w:history="1">
            <w:r w:rsidRPr="008C633C">
              <w:rPr>
                <w:rStyle w:val="Hyperlink"/>
                <w:noProof/>
              </w:rPr>
              <w:t>Upper Salmon River MPG</w:t>
            </w:r>
            <w:r>
              <w:rPr>
                <w:noProof/>
                <w:webHidden/>
              </w:rPr>
              <w:tab/>
            </w:r>
            <w:r>
              <w:rPr>
                <w:noProof/>
                <w:webHidden/>
              </w:rPr>
              <w:fldChar w:fldCharType="begin"/>
            </w:r>
            <w:r>
              <w:rPr>
                <w:noProof/>
                <w:webHidden/>
              </w:rPr>
              <w:instrText xml:space="preserve"> PAGEREF _Toc163138144 \h </w:instrText>
            </w:r>
            <w:r>
              <w:rPr>
                <w:noProof/>
                <w:webHidden/>
              </w:rPr>
            </w:r>
            <w:r>
              <w:rPr>
                <w:noProof/>
                <w:webHidden/>
              </w:rPr>
              <w:fldChar w:fldCharType="separate"/>
            </w:r>
            <w:r w:rsidR="00C9164F">
              <w:rPr>
                <w:noProof/>
                <w:webHidden/>
              </w:rPr>
              <w:t>19</w:t>
            </w:r>
            <w:r>
              <w:rPr>
                <w:noProof/>
                <w:webHidden/>
              </w:rPr>
              <w:fldChar w:fldCharType="end"/>
            </w:r>
          </w:hyperlink>
        </w:p>
        <w:p w14:paraId="6845EE50" w14:textId="5634281D" w:rsidR="0053510D" w:rsidRDefault="0053510D">
          <w:pPr>
            <w:pStyle w:val="TOC3"/>
            <w:tabs>
              <w:tab w:val="right" w:leader="dot" w:pos="9350"/>
            </w:tabs>
            <w:rPr>
              <w:rFonts w:asciiTheme="minorHAnsi" w:eastAsiaTheme="minorEastAsia" w:hAnsiTheme="minorHAnsi"/>
              <w:noProof/>
            </w:rPr>
          </w:pPr>
          <w:hyperlink w:anchor="_Toc163138145" w:history="1">
            <w:r w:rsidRPr="008C633C">
              <w:rPr>
                <w:rStyle w:val="Hyperlink"/>
                <w:noProof/>
              </w:rPr>
              <w:t>Middle Fork Salmon River MPG</w:t>
            </w:r>
            <w:r>
              <w:rPr>
                <w:noProof/>
                <w:webHidden/>
              </w:rPr>
              <w:tab/>
            </w:r>
            <w:r>
              <w:rPr>
                <w:noProof/>
                <w:webHidden/>
              </w:rPr>
              <w:fldChar w:fldCharType="begin"/>
            </w:r>
            <w:r>
              <w:rPr>
                <w:noProof/>
                <w:webHidden/>
              </w:rPr>
              <w:instrText xml:space="preserve"> PAGEREF _Toc163138145 \h </w:instrText>
            </w:r>
            <w:r>
              <w:rPr>
                <w:noProof/>
                <w:webHidden/>
              </w:rPr>
            </w:r>
            <w:r>
              <w:rPr>
                <w:noProof/>
                <w:webHidden/>
              </w:rPr>
              <w:fldChar w:fldCharType="separate"/>
            </w:r>
            <w:r w:rsidR="00C9164F">
              <w:rPr>
                <w:noProof/>
                <w:webHidden/>
              </w:rPr>
              <w:t>21</w:t>
            </w:r>
            <w:r>
              <w:rPr>
                <w:noProof/>
                <w:webHidden/>
              </w:rPr>
              <w:fldChar w:fldCharType="end"/>
            </w:r>
          </w:hyperlink>
        </w:p>
        <w:p w14:paraId="5DD45BBC" w14:textId="08A60B01" w:rsidR="0053510D" w:rsidRDefault="0053510D">
          <w:pPr>
            <w:pStyle w:val="TOC3"/>
            <w:tabs>
              <w:tab w:val="right" w:leader="dot" w:pos="9350"/>
            </w:tabs>
            <w:rPr>
              <w:rFonts w:asciiTheme="minorHAnsi" w:eastAsiaTheme="minorEastAsia" w:hAnsiTheme="minorHAnsi"/>
              <w:noProof/>
            </w:rPr>
          </w:pPr>
          <w:hyperlink w:anchor="_Toc163138146" w:history="1">
            <w:r w:rsidRPr="008C633C">
              <w:rPr>
                <w:rStyle w:val="Hyperlink"/>
                <w:noProof/>
              </w:rPr>
              <w:t>South Fork Salmon River MPG</w:t>
            </w:r>
            <w:r>
              <w:rPr>
                <w:noProof/>
                <w:webHidden/>
              </w:rPr>
              <w:tab/>
            </w:r>
            <w:r>
              <w:rPr>
                <w:noProof/>
                <w:webHidden/>
              </w:rPr>
              <w:fldChar w:fldCharType="begin"/>
            </w:r>
            <w:r>
              <w:rPr>
                <w:noProof/>
                <w:webHidden/>
              </w:rPr>
              <w:instrText xml:space="preserve"> PAGEREF _Toc163138146 \h </w:instrText>
            </w:r>
            <w:r>
              <w:rPr>
                <w:noProof/>
                <w:webHidden/>
              </w:rPr>
            </w:r>
            <w:r>
              <w:rPr>
                <w:noProof/>
                <w:webHidden/>
              </w:rPr>
              <w:fldChar w:fldCharType="separate"/>
            </w:r>
            <w:r w:rsidR="00C9164F">
              <w:rPr>
                <w:noProof/>
                <w:webHidden/>
              </w:rPr>
              <w:t>23</w:t>
            </w:r>
            <w:r>
              <w:rPr>
                <w:noProof/>
                <w:webHidden/>
              </w:rPr>
              <w:fldChar w:fldCharType="end"/>
            </w:r>
          </w:hyperlink>
        </w:p>
        <w:p w14:paraId="36D031FC" w14:textId="6D299AA9" w:rsidR="0053510D" w:rsidRDefault="0053510D">
          <w:pPr>
            <w:pStyle w:val="TOC3"/>
            <w:tabs>
              <w:tab w:val="right" w:leader="dot" w:pos="9350"/>
            </w:tabs>
            <w:rPr>
              <w:rFonts w:asciiTheme="minorHAnsi" w:eastAsiaTheme="minorEastAsia" w:hAnsiTheme="minorHAnsi"/>
              <w:noProof/>
            </w:rPr>
          </w:pPr>
          <w:hyperlink w:anchor="_Toc163138147" w:history="1">
            <w:r w:rsidRPr="008C633C">
              <w:rPr>
                <w:rStyle w:val="Hyperlink"/>
                <w:noProof/>
              </w:rPr>
              <w:t>Grande Ronde / Imnaha River MPG</w:t>
            </w:r>
            <w:r>
              <w:rPr>
                <w:noProof/>
                <w:webHidden/>
              </w:rPr>
              <w:tab/>
            </w:r>
            <w:r>
              <w:rPr>
                <w:noProof/>
                <w:webHidden/>
              </w:rPr>
              <w:fldChar w:fldCharType="begin"/>
            </w:r>
            <w:r>
              <w:rPr>
                <w:noProof/>
                <w:webHidden/>
              </w:rPr>
              <w:instrText xml:space="preserve"> PAGEREF _Toc163138147 \h </w:instrText>
            </w:r>
            <w:r>
              <w:rPr>
                <w:noProof/>
                <w:webHidden/>
              </w:rPr>
            </w:r>
            <w:r>
              <w:rPr>
                <w:noProof/>
                <w:webHidden/>
              </w:rPr>
              <w:fldChar w:fldCharType="separate"/>
            </w:r>
            <w:r w:rsidR="00C9164F">
              <w:rPr>
                <w:noProof/>
                <w:webHidden/>
              </w:rPr>
              <w:t>24</w:t>
            </w:r>
            <w:r>
              <w:rPr>
                <w:noProof/>
                <w:webHidden/>
              </w:rPr>
              <w:fldChar w:fldCharType="end"/>
            </w:r>
          </w:hyperlink>
        </w:p>
        <w:p w14:paraId="6C1A5F98" w14:textId="7B33AAF3" w:rsidR="0053510D" w:rsidRDefault="0053510D">
          <w:pPr>
            <w:pStyle w:val="TOC3"/>
            <w:tabs>
              <w:tab w:val="right" w:leader="dot" w:pos="9350"/>
            </w:tabs>
            <w:rPr>
              <w:rFonts w:asciiTheme="minorHAnsi" w:eastAsiaTheme="minorEastAsia" w:hAnsiTheme="minorHAnsi"/>
              <w:noProof/>
            </w:rPr>
          </w:pPr>
          <w:hyperlink w:anchor="_Toc163138148" w:history="1">
            <w:r w:rsidRPr="008C633C">
              <w:rPr>
                <w:rStyle w:val="Hyperlink"/>
                <w:noProof/>
              </w:rPr>
              <w:t>Lower Snake River MPG</w:t>
            </w:r>
            <w:r>
              <w:rPr>
                <w:noProof/>
                <w:webHidden/>
              </w:rPr>
              <w:tab/>
            </w:r>
            <w:r>
              <w:rPr>
                <w:noProof/>
                <w:webHidden/>
              </w:rPr>
              <w:fldChar w:fldCharType="begin"/>
            </w:r>
            <w:r>
              <w:rPr>
                <w:noProof/>
                <w:webHidden/>
              </w:rPr>
              <w:instrText xml:space="preserve"> PAGEREF _Toc163138148 \h </w:instrText>
            </w:r>
            <w:r>
              <w:rPr>
                <w:noProof/>
                <w:webHidden/>
              </w:rPr>
            </w:r>
            <w:r>
              <w:rPr>
                <w:noProof/>
                <w:webHidden/>
              </w:rPr>
              <w:fldChar w:fldCharType="separate"/>
            </w:r>
            <w:r w:rsidR="00C9164F">
              <w:rPr>
                <w:noProof/>
                <w:webHidden/>
              </w:rPr>
              <w:t>26</w:t>
            </w:r>
            <w:r>
              <w:rPr>
                <w:noProof/>
                <w:webHidden/>
              </w:rPr>
              <w:fldChar w:fldCharType="end"/>
            </w:r>
          </w:hyperlink>
        </w:p>
        <w:p w14:paraId="4AD23C42" w14:textId="057FD7DA" w:rsidR="0053510D" w:rsidRDefault="0053510D">
          <w:pPr>
            <w:pStyle w:val="TOC1"/>
            <w:rPr>
              <w:rFonts w:asciiTheme="minorHAnsi" w:eastAsiaTheme="minorEastAsia" w:hAnsiTheme="minorHAnsi"/>
              <w:noProof/>
            </w:rPr>
          </w:pPr>
          <w:hyperlink w:anchor="_Toc163138149" w:history="1">
            <w:r w:rsidRPr="008C633C">
              <w:rPr>
                <w:rStyle w:val="Hyperlink"/>
                <w:noProof/>
              </w:rPr>
              <w:t>DISCUSSION</w:t>
            </w:r>
            <w:r>
              <w:rPr>
                <w:noProof/>
                <w:webHidden/>
              </w:rPr>
              <w:tab/>
            </w:r>
            <w:r>
              <w:rPr>
                <w:noProof/>
                <w:webHidden/>
              </w:rPr>
              <w:fldChar w:fldCharType="begin"/>
            </w:r>
            <w:r>
              <w:rPr>
                <w:noProof/>
                <w:webHidden/>
              </w:rPr>
              <w:instrText xml:space="preserve"> PAGEREF _Toc163138149 \h </w:instrText>
            </w:r>
            <w:r>
              <w:rPr>
                <w:noProof/>
                <w:webHidden/>
              </w:rPr>
            </w:r>
            <w:r>
              <w:rPr>
                <w:noProof/>
                <w:webHidden/>
              </w:rPr>
              <w:fldChar w:fldCharType="separate"/>
            </w:r>
            <w:r w:rsidR="00C9164F">
              <w:rPr>
                <w:noProof/>
                <w:webHidden/>
              </w:rPr>
              <w:t>27</w:t>
            </w:r>
            <w:r>
              <w:rPr>
                <w:noProof/>
                <w:webHidden/>
              </w:rPr>
              <w:fldChar w:fldCharType="end"/>
            </w:r>
          </w:hyperlink>
        </w:p>
        <w:p w14:paraId="7E5E9B7F" w14:textId="525D30E8" w:rsidR="0053510D" w:rsidRDefault="0053510D">
          <w:pPr>
            <w:pStyle w:val="TOC1"/>
            <w:rPr>
              <w:rFonts w:asciiTheme="minorHAnsi" w:eastAsiaTheme="minorEastAsia" w:hAnsiTheme="minorHAnsi"/>
              <w:noProof/>
            </w:rPr>
          </w:pPr>
          <w:hyperlink w:anchor="_Toc163138150" w:history="1">
            <w:r w:rsidRPr="008C633C">
              <w:rPr>
                <w:rStyle w:val="Hyperlink"/>
                <w:noProof/>
              </w:rPr>
              <w:t>LITERATURE CITED</w:t>
            </w:r>
            <w:r>
              <w:rPr>
                <w:noProof/>
                <w:webHidden/>
              </w:rPr>
              <w:tab/>
            </w:r>
            <w:r>
              <w:rPr>
                <w:noProof/>
                <w:webHidden/>
              </w:rPr>
              <w:fldChar w:fldCharType="begin"/>
            </w:r>
            <w:r>
              <w:rPr>
                <w:noProof/>
                <w:webHidden/>
              </w:rPr>
              <w:instrText xml:space="preserve"> PAGEREF _Toc163138150 \h </w:instrText>
            </w:r>
            <w:r>
              <w:rPr>
                <w:noProof/>
                <w:webHidden/>
              </w:rPr>
            </w:r>
            <w:r>
              <w:rPr>
                <w:noProof/>
                <w:webHidden/>
              </w:rPr>
              <w:fldChar w:fldCharType="separate"/>
            </w:r>
            <w:r w:rsidR="00C9164F">
              <w:rPr>
                <w:noProof/>
                <w:webHidden/>
              </w:rPr>
              <w:t>28</w:t>
            </w:r>
            <w:r>
              <w:rPr>
                <w:noProof/>
                <w:webHidden/>
              </w:rPr>
              <w:fldChar w:fldCharType="end"/>
            </w:r>
          </w:hyperlink>
        </w:p>
        <w:p w14:paraId="0E804A14" w14:textId="5504E614" w:rsidR="0053510D" w:rsidRDefault="0053510D">
          <w:pPr>
            <w:pStyle w:val="TOC1"/>
            <w:rPr>
              <w:rFonts w:asciiTheme="minorHAnsi" w:eastAsiaTheme="minorEastAsia" w:hAnsiTheme="minorHAnsi"/>
              <w:noProof/>
            </w:rPr>
          </w:pPr>
          <w:hyperlink w:anchor="_Toc163138151" w:history="1">
            <w:r w:rsidRPr="008C633C">
              <w:rPr>
                <w:rStyle w:val="Hyperlink"/>
                <w:noProof/>
              </w:rPr>
              <w:t>APPENDIX A. Recovery Scenarios for Snake River Populations</w:t>
            </w:r>
            <w:r>
              <w:rPr>
                <w:noProof/>
                <w:webHidden/>
              </w:rPr>
              <w:tab/>
            </w:r>
            <w:r>
              <w:rPr>
                <w:noProof/>
                <w:webHidden/>
              </w:rPr>
              <w:fldChar w:fldCharType="begin"/>
            </w:r>
            <w:r>
              <w:rPr>
                <w:noProof/>
                <w:webHidden/>
              </w:rPr>
              <w:instrText xml:space="preserve"> PAGEREF _Toc163138151 \h </w:instrText>
            </w:r>
            <w:r>
              <w:rPr>
                <w:noProof/>
                <w:webHidden/>
              </w:rPr>
            </w:r>
            <w:r>
              <w:rPr>
                <w:noProof/>
                <w:webHidden/>
              </w:rPr>
              <w:fldChar w:fldCharType="separate"/>
            </w:r>
            <w:r w:rsidR="00C9164F">
              <w:rPr>
                <w:noProof/>
                <w:webHidden/>
              </w:rPr>
              <w:t>29</w:t>
            </w:r>
            <w:r>
              <w:rPr>
                <w:noProof/>
                <w:webHidden/>
              </w:rPr>
              <w:fldChar w:fldCharType="end"/>
            </w:r>
          </w:hyperlink>
        </w:p>
        <w:p w14:paraId="6AA6AD51" w14:textId="446154F4" w:rsidR="0053510D" w:rsidRDefault="0053510D">
          <w:pPr>
            <w:pStyle w:val="TOC1"/>
            <w:rPr>
              <w:rFonts w:asciiTheme="minorHAnsi" w:eastAsiaTheme="minorEastAsia" w:hAnsiTheme="minorHAnsi"/>
              <w:noProof/>
            </w:rPr>
          </w:pPr>
          <w:hyperlink w:anchor="_Toc163138152" w:history="1">
            <w:r w:rsidRPr="008C633C">
              <w:rPr>
                <w:rStyle w:val="Hyperlink"/>
                <w:noProof/>
              </w:rPr>
              <w:t>APPENDIX B. Coefficients of Variation for IPTDS-Based Abundance Estimates</w:t>
            </w:r>
            <w:r>
              <w:rPr>
                <w:noProof/>
                <w:webHidden/>
              </w:rPr>
              <w:tab/>
            </w:r>
            <w:r>
              <w:rPr>
                <w:noProof/>
                <w:webHidden/>
              </w:rPr>
              <w:fldChar w:fldCharType="begin"/>
            </w:r>
            <w:r>
              <w:rPr>
                <w:noProof/>
                <w:webHidden/>
              </w:rPr>
              <w:instrText xml:space="preserve"> PAGEREF _Toc163138152 \h </w:instrText>
            </w:r>
            <w:r>
              <w:rPr>
                <w:noProof/>
                <w:webHidden/>
              </w:rPr>
            </w:r>
            <w:r>
              <w:rPr>
                <w:noProof/>
                <w:webHidden/>
              </w:rPr>
              <w:fldChar w:fldCharType="separate"/>
            </w:r>
            <w:r w:rsidR="00C9164F">
              <w:rPr>
                <w:noProof/>
                <w:webHidden/>
              </w:rPr>
              <w:t>35</w:t>
            </w:r>
            <w:r>
              <w:rPr>
                <w:noProof/>
                <w:webHidden/>
              </w:rPr>
              <w:fldChar w:fldCharType="end"/>
            </w:r>
          </w:hyperlink>
        </w:p>
        <w:p w14:paraId="42FCE074" w14:textId="1753E447"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138126"/>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138127"/>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w:t>
      </w:r>
      <w:proofErr w:type="spellStart"/>
      <w:r>
        <w:t>Biomark</w:t>
      </w:r>
      <w:proofErr w:type="spellEnd"/>
      <w:r>
        <w:t xml:space="preserve">,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6C91A616" w14:textId="003EDA36" w:rsidR="001F0EB0" w:rsidRDefault="001F0EB0" w:rsidP="00CC1DC7">
      <w:pPr>
        <w:pStyle w:val="ListParagraph"/>
        <w:numPr>
          <w:ilvl w:val="0"/>
          <w:numId w:val="10"/>
        </w:numPr>
        <w:jc w:val="both"/>
      </w:pPr>
      <w:r>
        <w:t>Continued funding of O&amp;M for IPTDS currently managed under the Project,</w:t>
      </w:r>
    </w:p>
    <w:p w14:paraId="64FC0F09" w14:textId="2F336645" w:rsidR="001F0EB0" w:rsidRDefault="001F0EB0" w:rsidP="00CC1DC7">
      <w:pPr>
        <w:pStyle w:val="ListParagraph"/>
        <w:numPr>
          <w:ilvl w:val="0"/>
          <w:numId w:val="10"/>
        </w:numPr>
        <w:jc w:val="both"/>
      </w:pPr>
      <w:r>
        <w:t>Transferring</w:t>
      </w:r>
      <w:r w:rsidR="00D20DCB">
        <w:t xml:space="preserve"> existing sites to the IPTDS O&amp;M Project whose operation support Project objectives,</w:t>
      </w:r>
    </w:p>
    <w:p w14:paraId="1211974E" w14:textId="77777777" w:rsidR="00D20DCB" w:rsidRDefault="00D20DCB" w:rsidP="00CC1DC7">
      <w:pPr>
        <w:pStyle w:val="ListParagraph"/>
        <w:numPr>
          <w:ilvl w:val="0"/>
          <w:numId w:val="10"/>
        </w:numPr>
        <w:jc w:val="both"/>
      </w:pPr>
      <w:r>
        <w:t>Upgrades to existing sites to improve site reliability or detection probabilities,</w:t>
      </w:r>
    </w:p>
    <w:p w14:paraId="294DC520" w14:textId="77777777" w:rsidR="00D20DCB" w:rsidRDefault="00D20DCB" w:rsidP="00CC1DC7">
      <w:pPr>
        <w:pStyle w:val="ListParagraph"/>
        <w:numPr>
          <w:ilvl w:val="0"/>
          <w:numId w:val="10"/>
        </w:numPr>
        <w:jc w:val="both"/>
      </w:pPr>
      <w:r>
        <w:t>Moving existing sites to better support ICTRT population monitoring,</w:t>
      </w:r>
    </w:p>
    <w:p w14:paraId="35137C36" w14:textId="77777777" w:rsidR="00D20DCB" w:rsidRDefault="00D20DCB" w:rsidP="00CC1DC7">
      <w:pPr>
        <w:pStyle w:val="ListParagraph"/>
        <w:numPr>
          <w:ilvl w:val="0"/>
          <w:numId w:val="10"/>
        </w:numPr>
        <w:jc w:val="both"/>
      </w:pPr>
      <w:r>
        <w:t>Propose new IPTDS to address data gaps or to increase cost-savings,</w:t>
      </w:r>
    </w:p>
    <w:p w14:paraId="425274BB" w14:textId="57E8284E" w:rsidR="00D20DCB" w:rsidRDefault="00D20DCB" w:rsidP="00CC1DC7">
      <w:pPr>
        <w:pStyle w:val="ListParagraph"/>
        <w:numPr>
          <w:ilvl w:val="0"/>
          <w:numId w:val="10"/>
        </w:numPr>
        <w:jc w:val="both"/>
      </w:pPr>
      <w:r>
        <w:t xml:space="preserve">Decommissioning or removal of existing sites. </w:t>
      </w:r>
    </w:p>
    <w:p w14:paraId="023F0B4D" w14:textId="7BCD8508" w:rsidR="00D85DD4" w:rsidRDefault="00D85DD4" w:rsidP="00CC1DC7">
      <w:pPr>
        <w:pStyle w:val="Heading1"/>
        <w:jc w:val="both"/>
      </w:pPr>
      <w:bookmarkStart w:id="4" w:name="_Toc163138128"/>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138129"/>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541CC0E6"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138130"/>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3138131"/>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138132"/>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P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3627F5">
      <w:pPr>
        <w:pStyle w:val="Heading1"/>
      </w:pPr>
      <w:bookmarkStart w:id="13" w:name="_Toc163138133"/>
      <w:r w:rsidRPr="00F97286">
        <w:t xml:space="preserve">PRIORITIZATION </w:t>
      </w:r>
      <w:r w:rsidR="00393A12">
        <w:t>FRAMEWORK</w:t>
      </w:r>
      <w:bookmarkEnd w:id="13"/>
    </w:p>
    <w:p w14:paraId="692B3680" w14:textId="3777E04C" w:rsidR="006377EF" w:rsidRDefault="00CC1DC7" w:rsidP="00CC1DC7">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C1DC7">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19530D57" w14:textId="20A81B25" w:rsidR="00742063" w:rsidRDefault="00742063" w:rsidP="00742063">
      <w:pPr>
        <w:pStyle w:val="ListParagraph"/>
        <w:numPr>
          <w:ilvl w:val="0"/>
          <w:numId w:val="2"/>
        </w:numPr>
        <w:jc w:val="both"/>
        <w:rPr>
          <w:rFonts w:cs="Times New Roman"/>
        </w:rPr>
      </w:pPr>
      <w:r>
        <w:rPr>
          <w:rFonts w:cs="Times New Roman"/>
        </w:rPr>
        <w:t xml:space="preserve">Next, depending on the current monitoring activities within each population (non,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Pr>
          <w:rFonts w:cs="Times New Roman"/>
        </w:rPr>
        <w:t>(</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C9164F" w:rsidRPr="00C9164F">
        <w:t xml:space="preserve">Figure </w:t>
      </w:r>
      <w:r w:rsidR="00C9164F" w:rsidRPr="00C9164F">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45782A">
      <w:pPr>
        <w:pStyle w:val="ListParagraph"/>
        <w:jc w:val="both"/>
        <w:rPr>
          <w:rFonts w:cs="Times New Roman"/>
        </w:rPr>
      </w:pPr>
    </w:p>
    <w:p w14:paraId="3C870D57" w14:textId="76A07030"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i.e., with no monitoring,</w:t>
      </w:r>
      <w:r w:rsidR="00597A13" w:rsidRPr="00597A13">
        <w:rPr>
          <w:rFonts w:cs="Times New Roman"/>
        </w:rPr>
        <w:t xml:space="preserve">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088CB7DF"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C9164F" w:rsidRPr="00C9164F">
        <w:rPr>
          <w:rFonts w:cs="Times New Roman"/>
        </w:rPr>
        <w:t xml:space="preserve">Figure </w:t>
      </w:r>
      <w:r w:rsidR="00C9164F" w:rsidRPr="00C9164F">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C9164F" w:rsidRPr="00C9164F">
        <w:rPr>
          <w:rFonts w:cs="Times New Roman"/>
        </w:rPr>
        <w:t xml:space="preserve">Table </w:t>
      </w:r>
      <w:r w:rsidR="00C9164F" w:rsidRPr="00C9164F">
        <w:rPr>
          <w:rFonts w:cs="Times New Roman"/>
          <w:noProof/>
        </w:rPr>
        <w:t>1</w:t>
      </w:r>
      <w:r w:rsidR="005E4DDF" w:rsidRPr="005E4DDF">
        <w:rPr>
          <w:rFonts w:cs="Times New Roman"/>
        </w:rPr>
        <w:fldChar w:fldCharType="end"/>
      </w:r>
      <w:r w:rsidR="00DF6443">
        <w:rPr>
          <w:rFonts w:cs="Times New Roman"/>
        </w:rPr>
        <w:t>.</w:t>
      </w: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16"/>
      <w:commentRangeStart w:id="17"/>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commentRangeEnd w:id="16"/>
      <w:r w:rsidR="00FA1452">
        <w:rPr>
          <w:rStyle w:val="CommentReference"/>
        </w:rPr>
        <w:commentReference w:id="16"/>
      </w:r>
      <w:commentRangeEnd w:id="17"/>
      <w:r w:rsidR="00C41C67">
        <w:rPr>
          <w:rStyle w:val="CommentReference"/>
        </w:rPr>
        <w:commentReference w:id="17"/>
      </w:r>
    </w:p>
    <w:p w14:paraId="176F3844" w14:textId="31E1292F"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8"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C9164F">
        <w:rPr>
          <w:b/>
          <w:bCs/>
          <w:noProof/>
        </w:rPr>
        <w:t>1</w:t>
      </w:r>
      <w:r w:rsidRPr="00465B97">
        <w:rPr>
          <w:b/>
          <w:bCs/>
        </w:rPr>
        <w:fldChar w:fldCharType="end"/>
      </w:r>
      <w:bookmarkEnd w:id="18"/>
      <w:r>
        <w:t xml:space="preserve">. </w:t>
      </w:r>
      <w:r w:rsidR="0001722A">
        <w:t xml:space="preserve">Flowchart used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02FEB8B0" w:rsidR="005E4DDF" w:rsidRDefault="005E4DDF" w:rsidP="00B25FFC">
      <w:pPr>
        <w:pStyle w:val="Caption"/>
        <w:jc w:val="both"/>
        <w:rPr>
          <w:rFonts w:cs="Times New Roman"/>
        </w:rPr>
      </w:pPr>
      <w:bookmarkStart w:id="19"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C9164F">
        <w:rPr>
          <w:b/>
          <w:bCs/>
          <w:noProof/>
        </w:rPr>
        <w:t>1</w:t>
      </w:r>
      <w:r w:rsidRPr="00E82E29">
        <w:rPr>
          <w:b/>
          <w:bCs/>
        </w:rPr>
        <w:fldChar w:fldCharType="end"/>
      </w:r>
      <w:bookmarkEnd w:id="19"/>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A046DD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C9164F" w:rsidRPr="00C9164F">
              <w:rPr>
                <w:rFonts w:cs="Times New Roman"/>
                <w:sz w:val="20"/>
                <w:szCs w:val="20"/>
              </w:rPr>
              <w:t xml:space="preserve">Figure </w:t>
            </w:r>
            <w:r w:rsidR="00C9164F" w:rsidRPr="00C9164F">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0A5F8B56"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C9164F" w:rsidRPr="00C9164F">
        <w:t xml:space="preserve">Table </w:t>
      </w:r>
      <w:r w:rsidR="00C9164F" w:rsidRPr="00C9164F">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C9164F" w:rsidRPr="00C9164F">
        <w:t xml:space="preserve">Figure </w:t>
      </w:r>
      <w:r w:rsidR="00C9164F" w:rsidRPr="00C9164F">
        <w:rPr>
          <w:noProof/>
        </w:rPr>
        <w:t>2</w:t>
      </w:r>
      <w:r w:rsidR="00637C2F" w:rsidRPr="00BC3D87">
        <w:rPr>
          <w:rFonts w:cs="Times New Roman"/>
        </w:rPr>
        <w:fldChar w:fldCharType="end"/>
      </w:r>
      <w:r w:rsidR="00637C2F">
        <w:rPr>
          <w:rFonts w:cs="Times New Roman"/>
        </w:rPr>
        <w:t>.</w:t>
      </w:r>
    </w:p>
    <w:p w14:paraId="2AF1C16A" w14:textId="3CAC01D9" w:rsidR="0001722A" w:rsidRPr="0001722A" w:rsidRDefault="0001722A" w:rsidP="0001722A">
      <w:pPr>
        <w:pStyle w:val="Caption"/>
        <w:rPr>
          <w:rFonts w:cs="Times New Roman"/>
        </w:rPr>
      </w:pPr>
      <w:bookmarkStart w:id="20"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C9164F">
        <w:rPr>
          <w:b/>
          <w:bCs/>
          <w:noProof/>
        </w:rPr>
        <w:t>2</w:t>
      </w:r>
      <w:r w:rsidRPr="0001722A">
        <w:rPr>
          <w:b/>
          <w:bCs/>
        </w:rPr>
        <w:fldChar w:fldCharType="end"/>
      </w:r>
      <w:bookmarkEnd w:id="20"/>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C9164F" w:rsidRPr="00C9164F">
        <w:t xml:space="preserve">Figure </w:t>
      </w:r>
      <w:r w:rsidR="00C9164F" w:rsidRPr="00C9164F">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1"/>
            <w:commentRangeStart w:id="22"/>
            <w:r w:rsidR="00FA1452" w:rsidRPr="00B10F24">
              <w:rPr>
                <w:rFonts w:cs="Times New Roman"/>
                <w:sz w:val="20"/>
                <w:szCs w:val="20"/>
              </w:rPr>
              <w:t xml:space="preserve">continuously (or near continuously) </w:t>
            </w:r>
            <w:commentRangeEnd w:id="21"/>
            <w:r w:rsidR="00FA1452">
              <w:rPr>
                <w:rStyle w:val="CommentReference"/>
              </w:rPr>
              <w:commentReference w:id="21"/>
            </w:r>
            <w:commentRangeEnd w:id="22"/>
            <w:r w:rsidR="00186027">
              <w:rPr>
                <w:rStyle w:val="CommentReference"/>
              </w:rPr>
              <w:commentReference w:id="22"/>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743E712B" w:rsidR="00465B97" w:rsidRPr="00465B97" w:rsidRDefault="00465B97" w:rsidP="00A14C61">
      <w:pPr>
        <w:pStyle w:val="Caption"/>
        <w:jc w:val="both"/>
      </w:pPr>
      <w:bookmarkStart w:id="23"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C9164F">
        <w:rPr>
          <w:b/>
          <w:bCs/>
          <w:noProof/>
        </w:rPr>
        <w:t>2</w:t>
      </w:r>
      <w:r w:rsidRPr="00465B97">
        <w:rPr>
          <w:b/>
          <w:bCs/>
        </w:rPr>
        <w:fldChar w:fldCharType="end"/>
      </w:r>
      <w:bookmarkEnd w:id="23"/>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r>
        <w:lastRenderedPageBreak/>
        <w:t>Additional Considerations</w:t>
      </w:r>
    </w:p>
    <w:p w14:paraId="51AD60C6" w14:textId="2865511A" w:rsidR="00C41C67" w:rsidRDefault="00C41C67" w:rsidP="000805A6">
      <w:pPr>
        <w:jc w:val="both"/>
      </w:pPr>
      <w:r>
        <w:rPr>
          <w:rFonts w:cs="Times New Roman"/>
        </w:rPr>
        <w:t xml:space="preserve">In addition to the prioritization framework outlined which uses ASMS guidance (CBCAMW 2010), we also considered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rsidR="00C9164F">
        <w:t>APPENDIX A</w:t>
      </w:r>
      <w:r>
        <w:rPr>
          <w:rFonts w:cs="Times New Roman"/>
        </w:rPr>
        <w:fldChar w:fldCharType="end"/>
      </w:r>
      <w:r>
        <w:rPr>
          <w:rFonts w:cs="Times New Roman"/>
        </w:rPr>
        <w:t>). As an example, populations targeted for viability or high viability might be considered as a priority for high-precision monitoring over populations that are only targeted to be maintained.</w:t>
      </w:r>
      <w:r w:rsidR="00C9164F">
        <w:rPr>
          <w:rFonts w:cs="Times New Roman"/>
        </w:rPr>
        <w:t xml:space="preserve"> We also summarized for each steelhead and </w:t>
      </w:r>
      <w:proofErr w:type="spellStart"/>
      <w:r w:rsidR="00C9164F">
        <w:rPr>
          <w:rFonts w:cs="Times New Roman"/>
        </w:rPr>
        <w:t>sp</w:t>
      </w:r>
      <w:proofErr w:type="spellEnd"/>
      <w:r w:rsidR="00C9164F">
        <w:rPr>
          <w:rFonts w:cs="Times New Roman"/>
        </w:rPr>
        <w:t>/sum Chinook salmon population the spawn years in which IPTDS-based abundance estimates were considered “valid” and the coefficients of variation around those estimates (</w:t>
      </w:r>
      <w:r w:rsidR="00C9164F">
        <w:rPr>
          <w:rFonts w:cs="Times New Roman"/>
        </w:rPr>
        <w:fldChar w:fldCharType="begin"/>
      </w:r>
      <w:r w:rsidR="00C9164F">
        <w:rPr>
          <w:rFonts w:cs="Times New Roman"/>
        </w:rPr>
        <w:instrText xml:space="preserve"> REF _Ref163195368 \h </w:instrText>
      </w:r>
      <w:r w:rsidR="00C9164F">
        <w:rPr>
          <w:rFonts w:cs="Times New Roman"/>
        </w:rPr>
      </w:r>
      <w:r w:rsidR="00C9164F">
        <w:rPr>
          <w:rFonts w:cs="Times New Roman"/>
        </w:rPr>
        <w:fldChar w:fldCharType="separate"/>
      </w:r>
      <w:r w:rsidR="00C9164F">
        <w:t xml:space="preserve">APPENDIX </w:t>
      </w:r>
      <w:r w:rsidR="00C9164F">
        <w:t>B</w:t>
      </w:r>
      <w:r w:rsidR="00C9164F">
        <w:rPr>
          <w:rFonts w:cs="Times New Roman"/>
        </w:rPr>
        <w:fldChar w:fldCharType="end"/>
      </w:r>
      <w:r w:rsidR="00C9164F">
        <w:rPr>
          <w:rFonts w:cs="Times New Roman"/>
        </w:rPr>
        <w:t>), which collectively provides information on both populations where IPTDS are in operation and the reliability (</w:t>
      </w:r>
      <w:r w:rsidR="00C9164F" w:rsidRPr="00C9164F">
        <w:rPr>
          <w:rFonts w:cs="Times New Roman"/>
        </w:rPr>
        <w:fldChar w:fldCharType="begin"/>
      </w:r>
      <w:r w:rsidR="00C9164F" w:rsidRPr="00C9164F">
        <w:rPr>
          <w:rFonts w:cs="Times New Roman"/>
        </w:rPr>
        <w:instrText xml:space="preserve"> REF _Ref136931135 \h </w:instrText>
      </w:r>
      <w:r w:rsidR="00C9164F" w:rsidRPr="00C9164F">
        <w:rPr>
          <w:rFonts w:cs="Times New Roman"/>
        </w:rPr>
      </w:r>
      <w:r w:rsidR="00C9164F" w:rsidRPr="00C9164F">
        <w:rPr>
          <w:rFonts w:cs="Times New Roman"/>
        </w:rPr>
        <w:instrText xml:space="preserve"> \* MERGEFORMAT </w:instrText>
      </w:r>
      <w:r w:rsidR="00C9164F" w:rsidRPr="00C9164F">
        <w:rPr>
          <w:rFonts w:cs="Times New Roman"/>
        </w:rPr>
        <w:fldChar w:fldCharType="separate"/>
      </w:r>
      <w:r w:rsidR="00C9164F" w:rsidRPr="00C9164F">
        <w:t xml:space="preserve">Table </w:t>
      </w:r>
      <w:r w:rsidR="00C9164F" w:rsidRPr="00C9164F">
        <w:rPr>
          <w:noProof/>
        </w:rPr>
        <w:t>2</w:t>
      </w:r>
      <w:r w:rsidR="00C9164F" w:rsidRPr="00C9164F">
        <w:rPr>
          <w:rFonts w:cs="Times New Roman"/>
        </w:rPr>
        <w:fldChar w:fldCharType="end"/>
      </w:r>
      <w:r w:rsidR="00C9164F">
        <w:rPr>
          <w:rFonts w:cs="Times New Roman"/>
        </w:rPr>
        <w:t>) of those IPTDS.</w:t>
      </w:r>
    </w:p>
    <w:p w14:paraId="4BF964E3" w14:textId="14231A69" w:rsidR="000805A6" w:rsidRDefault="000805A6" w:rsidP="000805A6">
      <w:pPr>
        <w:jc w:val="both"/>
      </w:pPr>
      <w:r>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w:t>
      </w:r>
      <w:r w:rsidR="00C9164F">
        <w:t xml:space="preserve"> population priorities,</w:t>
      </w:r>
      <w:r>
        <w:t xml:space="preserve"> logistics, costs, site reliability</w:t>
      </w:r>
      <w:r w:rsidR="00397ED9">
        <w:t>, past decisions,</w:t>
      </w:r>
      <w:r>
        <w:t xml:space="preserve"> etc. Further, some recommendations for Snake River steelhead inevitably must consider </w:t>
      </w:r>
      <w:r w:rsidR="00397ED9">
        <w:t>sp</w:t>
      </w:r>
      <w:r w:rsidR="004C2978">
        <w:t>ring</w:t>
      </w:r>
      <w:r w:rsidR="00397ED9">
        <w:t>/su</w:t>
      </w:r>
      <w:r w:rsidR="004C2978">
        <w:t>mmer</w:t>
      </w:r>
      <w:r>
        <w:t xml:space="preserve"> Chinook salmon, or vice-versa, and so </w:t>
      </w:r>
      <w:r w:rsidR="004C2978">
        <w:t>both species were considered during the process</w:t>
      </w:r>
      <w:r>
        <w:t>.</w:t>
      </w:r>
      <w:r w:rsidR="00C9164F">
        <w:t xml:space="preserve"> However, we do recognize that greater logistical constraints historically occur for monitoring returning steelhead adults, and so in instances, some additional weight is </w:t>
      </w:r>
      <w:r w:rsidR="00792B7D">
        <w:t>given towards steelhead population monitoring.</w:t>
      </w:r>
      <w:r w:rsidR="00C9164F">
        <w:t xml:space="preserve"> </w:t>
      </w:r>
      <w:r>
        <w:t xml:space="preserve">Considerations and recommendations for Snake River steelhead and </w:t>
      </w:r>
      <w:r w:rsidR="00397ED9">
        <w:t>sp</w:t>
      </w:r>
      <w:r w:rsidR="004C2978">
        <w:t>ring</w:t>
      </w:r>
      <w:r w:rsidR="00397ED9">
        <w:t>/su</w:t>
      </w:r>
      <w:r w:rsidR="004C2978">
        <w:t>mmer</w:t>
      </w:r>
      <w:r>
        <w:t xml:space="preserve"> Chinook salmon, by MPG and population, follow. </w:t>
      </w:r>
    </w:p>
    <w:p w14:paraId="57A16124" w14:textId="464C0355" w:rsidR="0001722A" w:rsidRPr="003627F5" w:rsidRDefault="0001722A" w:rsidP="003627F5">
      <w:pPr>
        <w:pStyle w:val="Heading1"/>
      </w:pPr>
      <w:bookmarkStart w:id="24" w:name="_Toc163138134"/>
      <w:r w:rsidRPr="003627F5">
        <w:t>RESULTS</w:t>
      </w:r>
      <w:bookmarkEnd w:id="24"/>
    </w:p>
    <w:p w14:paraId="3DA8CF8A" w14:textId="3F677585" w:rsidR="00C63F85" w:rsidRDefault="00C63F85" w:rsidP="003627F5">
      <w:pPr>
        <w:pStyle w:val="Heading2"/>
      </w:pPr>
      <w:bookmarkStart w:id="25" w:name="_Toc163138135"/>
      <w:r>
        <w:t>Synopsis</w:t>
      </w:r>
      <w:bookmarkEnd w:id="25"/>
    </w:p>
    <w:p w14:paraId="76AF49A2" w14:textId="3D167432"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w:t>
      </w:r>
      <w:r w:rsidR="004C2978">
        <w:rPr>
          <w:rFonts w:cs="Times New Roman"/>
        </w:rPr>
        <w:t>ring</w:t>
      </w:r>
      <w:r w:rsidR="00860F66">
        <w:rPr>
          <w:rFonts w:cs="Times New Roman"/>
        </w:rPr>
        <w:t>/su</w:t>
      </w:r>
      <w:r w:rsidR="004C2978">
        <w:rPr>
          <w:rFonts w:cs="Times New Roman"/>
        </w:rPr>
        <w:t>mmer</w:t>
      </w:r>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C9164F" w:rsidRPr="00C9164F">
        <w:t xml:space="preserve">Table </w:t>
      </w:r>
      <w:r w:rsidR="00C9164F" w:rsidRPr="00C9164F">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C9164F" w:rsidRPr="00C9164F">
        <w:t xml:space="preserve">Table </w:t>
      </w:r>
      <w:r w:rsidR="00C9164F" w:rsidRPr="00C9164F">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26" w:name="_Ref141944808"/>
      <w:r>
        <w:rPr>
          <w:b/>
          <w:bCs/>
        </w:rPr>
        <w:br w:type="page"/>
      </w:r>
    </w:p>
    <w:p w14:paraId="56BFA1CC" w14:textId="691ADC93" w:rsidR="001C13D4" w:rsidRPr="00C63F85" w:rsidRDefault="001C13D4" w:rsidP="001C13D4">
      <w:pPr>
        <w:pStyle w:val="Caption"/>
        <w:rPr>
          <w:rFonts w:cs="Times New Roman"/>
          <w:sz w:val="24"/>
          <w:szCs w:val="24"/>
        </w:rPr>
      </w:pPr>
      <w:bookmarkStart w:id="27"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00C9164F">
        <w:rPr>
          <w:b/>
          <w:bCs/>
          <w:noProof/>
        </w:rPr>
        <w:t>3</w:t>
      </w:r>
      <w:r w:rsidRPr="001C13D4">
        <w:rPr>
          <w:b/>
          <w:bCs/>
        </w:rPr>
        <w:fldChar w:fldCharType="end"/>
      </w:r>
      <w:bookmarkEnd w:id="26"/>
      <w:bookmarkEnd w:id="27"/>
      <w:r w:rsidRPr="001C13D4">
        <w:rPr>
          <w:b/>
          <w:bCs/>
        </w:rPr>
        <w:t>.</w:t>
      </w:r>
      <w:r>
        <w:t xml:space="preserve"> </w:t>
      </w:r>
      <w:commentRangeStart w:id="28"/>
      <w:commentRangeStart w:id="29"/>
      <w:commentRangeStart w:id="30"/>
      <w:commentRangeStart w:id="31"/>
      <w:r w:rsidR="00FA1452">
        <w:t>Summary of recommendations for IPTDS in the Snake River basin.</w:t>
      </w:r>
      <w:commentRangeEnd w:id="28"/>
      <w:r w:rsidR="00FA1452">
        <w:rPr>
          <w:rStyle w:val="CommentReference"/>
          <w:i w:val="0"/>
          <w:iCs w:val="0"/>
        </w:rPr>
        <w:commentReference w:id="28"/>
      </w:r>
      <w:commentRangeEnd w:id="29"/>
      <w:r w:rsidR="00FA1452">
        <w:rPr>
          <w:rStyle w:val="CommentReference"/>
          <w:i w:val="0"/>
          <w:iCs w:val="0"/>
        </w:rPr>
        <w:commentReference w:id="29"/>
      </w:r>
      <w:commentRangeEnd w:id="30"/>
      <w:r w:rsidR="00FA1452">
        <w:rPr>
          <w:rStyle w:val="CommentReference"/>
          <w:i w:val="0"/>
          <w:iCs w:val="0"/>
        </w:rPr>
        <w:commentReference w:id="30"/>
      </w:r>
      <w:commentRangeEnd w:id="31"/>
      <w:r w:rsidR="00FA1452">
        <w:rPr>
          <w:rStyle w:val="CommentReference"/>
          <w:i w:val="0"/>
          <w:iCs w:val="0"/>
        </w:rPr>
        <w:commentReference w:id="31"/>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32" w:name="_Ref141944055"/>
            <w:r w:rsidR="007A739C" w:rsidRPr="00614D2A">
              <w:rPr>
                <w:rStyle w:val="FootnoteReference"/>
                <w:rFonts w:cs="Times New Roman"/>
                <w:sz w:val="20"/>
                <w:szCs w:val="20"/>
              </w:rPr>
              <w:footnoteReference w:id="5"/>
            </w:r>
            <w:bookmarkEnd w:id="32"/>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00BE1F01"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33" w:name="_Ref141944315"/>
            <w:r w:rsidR="00E51CA8" w:rsidRPr="00614D2A">
              <w:rPr>
                <w:rStyle w:val="FootnoteReference"/>
                <w:rFonts w:cs="Times New Roman"/>
                <w:sz w:val="20"/>
                <w:szCs w:val="20"/>
              </w:rPr>
              <w:footnoteReference w:id="7"/>
            </w:r>
            <w:bookmarkEnd w:id="33"/>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C9164F">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34" w:name="_Ref141943648"/>
            <w:r w:rsidRPr="00614D2A">
              <w:rPr>
                <w:rStyle w:val="FootnoteReference"/>
                <w:rFonts w:cs="Times New Roman"/>
                <w:sz w:val="20"/>
                <w:szCs w:val="20"/>
              </w:rPr>
              <w:footnoteReference w:id="8"/>
            </w:r>
            <w:bookmarkEnd w:id="34"/>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35" w:name="_Ref142575239"/>
            <w:r w:rsidR="00CB6F14">
              <w:rPr>
                <w:rStyle w:val="FootnoteReference"/>
                <w:rFonts w:cs="Times New Roman"/>
                <w:sz w:val="20"/>
                <w:szCs w:val="20"/>
                <w:lang w:val="fr-FR"/>
              </w:rPr>
              <w:footnoteReference w:id="9"/>
            </w:r>
            <w:bookmarkEnd w:id="35"/>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w:t>
            </w:r>
            <w:commentRangeStart w:id="36"/>
            <w:r w:rsidRPr="00614D2A">
              <w:rPr>
                <w:rFonts w:cs="Times New Roman"/>
                <w:sz w:val="20"/>
                <w:szCs w:val="20"/>
              </w:rPr>
              <w:t xml:space="preserve">JUL, LAP, </w:t>
            </w:r>
            <w:r w:rsidRPr="00614D2A">
              <w:rPr>
                <w:rFonts w:cs="Times New Roman"/>
                <w:sz w:val="20"/>
                <w:szCs w:val="20"/>
                <w:u w:val="single"/>
              </w:rPr>
              <w:t>or</w:t>
            </w:r>
            <w:r w:rsidRPr="00614D2A">
              <w:rPr>
                <w:rFonts w:cs="Times New Roman"/>
                <w:sz w:val="20"/>
                <w:szCs w:val="20"/>
              </w:rPr>
              <w:t xml:space="preserve"> LAW</w:t>
            </w:r>
            <w:commentRangeEnd w:id="36"/>
            <w:r w:rsidR="002A52E4">
              <w:rPr>
                <w:rStyle w:val="CommentReference"/>
              </w:rPr>
              <w:commentReference w:id="36"/>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69B2FBBA"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9164F">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05E3A349" w:rsidR="001C13D4" w:rsidRPr="00614D2A" w:rsidRDefault="00FA1452" w:rsidP="00826734">
            <w:pPr>
              <w:contextualSpacing/>
              <w:rPr>
                <w:rFonts w:cs="Times New Roman"/>
                <w:b w:val="0"/>
                <w:bCs w:val="0"/>
                <w:sz w:val="20"/>
                <w:szCs w:val="20"/>
              </w:rPr>
            </w:pPr>
            <w:commentRangeStart w:id="37"/>
            <w:r w:rsidRPr="00614D2A">
              <w:rPr>
                <w:rFonts w:cs="Times New Roman"/>
                <w:sz w:val="20"/>
                <w:szCs w:val="20"/>
              </w:rPr>
              <w:t>Proposed IPTDS</w:t>
            </w:r>
            <w:commentRangeEnd w:id="37"/>
            <w:r>
              <w:rPr>
                <w:rStyle w:val="CommentReference"/>
                <w:b w:val="0"/>
                <w:bCs w:val="0"/>
              </w:rPr>
              <w:commentReference w:id="37"/>
            </w:r>
            <w:r w:rsidR="00E51CA8" w:rsidRPr="00614D2A">
              <w:rPr>
                <w:rFonts w:cs="Times New Roman"/>
                <w:sz w:val="20"/>
                <w:szCs w:val="20"/>
              </w:rPr>
              <w:t>:</w:t>
            </w:r>
            <w:r w:rsidR="00E51CA8"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6B8596A8"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C9164F">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1523D280"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00C9164F">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6A8AA529"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C9164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38" w:name="_Toc163138136"/>
      <w:r>
        <w:lastRenderedPageBreak/>
        <w:t xml:space="preserve">Snake River Basin </w:t>
      </w:r>
      <w:r w:rsidR="00B25FFC">
        <w:t>Steelhead</w:t>
      </w:r>
      <w:r>
        <w:t xml:space="preserve"> DPS</w:t>
      </w:r>
      <w:bookmarkEnd w:id="38"/>
    </w:p>
    <w:p w14:paraId="4ED8BFB3" w14:textId="77777777" w:rsidR="008F154B" w:rsidRDefault="00B256E7" w:rsidP="008F154B">
      <w:pPr>
        <w:pStyle w:val="Heading3"/>
      </w:pPr>
      <w:bookmarkStart w:id="39" w:name="_Toc163138137"/>
      <w:r w:rsidRPr="00887F08">
        <w:t>Salmon River MPG</w:t>
      </w:r>
      <w:bookmarkEnd w:id="39"/>
    </w:p>
    <w:p w14:paraId="21199E16" w14:textId="6DA0D5CE"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w:t>
      </w:r>
      <w:commentRangeStart w:id="40"/>
      <w:r w:rsidR="002604DC">
        <w:t>either KRS or ESS</w:t>
      </w:r>
      <w:commentRangeEnd w:id="40"/>
      <w:r w:rsidR="002604DC">
        <w:rPr>
          <w:rStyle w:val="CommentReference"/>
        </w:rPr>
        <w:commentReference w:id="40"/>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6BCA6C62"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w:t>
      </w:r>
      <w:r w:rsidR="002604DC">
        <w:t>, is located at a site which is difficult for O&amp;</w:t>
      </w:r>
      <w:proofErr w:type="gramStart"/>
      <w:r w:rsidR="002604DC">
        <w:t>M,</w:t>
      </w:r>
      <w:r w:rsidR="00FF09E3">
        <w:t xml:space="preserve"> and</w:t>
      </w:r>
      <w:proofErr w:type="gramEnd"/>
      <w:r w:rsidR="00FF09E3">
        <w:t xml:space="preserve"> could be </w:t>
      </w:r>
      <w:commentRangeStart w:id="41"/>
      <w:r w:rsidR="00FA1452">
        <w:t>considered for removal.</w:t>
      </w:r>
      <w:commentRangeEnd w:id="41"/>
      <w:r w:rsidR="00FA1452">
        <w:rPr>
          <w:rStyle w:val="CommentReference"/>
        </w:rPr>
        <w:commentReference w:id="41"/>
      </w:r>
    </w:p>
    <w:p w14:paraId="710CBE62" w14:textId="4DA4C5B9"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w:t>
      </w:r>
      <w:proofErr w:type="spellStart"/>
      <w:r w:rsidR="00AA3331">
        <w:t>Pahsimeroi</w:t>
      </w:r>
      <w:proofErr w:type="spellEnd"/>
      <w:r w:rsidR="00AA3331">
        <w:t xml:space="preserve">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w:t>
      </w:r>
      <w:commentRangeStart w:id="42"/>
      <w:r w:rsidR="002604DC">
        <w:t>USI could be considered for removal</w:t>
      </w:r>
      <w:commentRangeEnd w:id="42"/>
      <w:r w:rsidR="002604DC">
        <w:rPr>
          <w:rStyle w:val="CommentReference"/>
        </w:rPr>
        <w:commentReference w:id="42"/>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520FF7C4" w:rsidR="005133C8" w:rsidRPr="007C4CE1" w:rsidRDefault="00D8060E" w:rsidP="00D8060E">
      <w:pPr>
        <w:pStyle w:val="Caption"/>
        <w:rPr>
          <w:rFonts w:cs="Times New Roman"/>
          <w:sz w:val="24"/>
          <w:szCs w:val="24"/>
        </w:rPr>
      </w:pPr>
      <w:bookmarkStart w:id="43"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4</w:t>
      </w:r>
      <w:r w:rsidRPr="00887F08">
        <w:rPr>
          <w:b/>
          <w:bCs/>
        </w:rPr>
        <w:fldChar w:fldCharType="end"/>
      </w:r>
      <w:bookmarkEnd w:id="43"/>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44" w:name="_Hlk141696765"/>
            <w:r w:rsidRPr="00887F08">
              <w:rPr>
                <w:rFonts w:cs="Times New Roman"/>
                <w:color w:val="auto"/>
                <w:sz w:val="20"/>
                <w:szCs w:val="20"/>
              </w:rPr>
              <w:lastRenderedPageBreak/>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068D6238"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However, because no other major spawning areas are monitored using O&amp;M funded IPTDS, VC2 should continue to be funded.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45"/>
            <w:commentRangeStart w:id="46"/>
            <w:r w:rsidRPr="00D65084">
              <w:rPr>
                <w:rFonts w:cs="Times New Roman"/>
                <w:sz w:val="20"/>
                <w:szCs w:val="20"/>
              </w:rPr>
              <w:t>Data Gap</w:t>
            </w:r>
            <w:commentRangeEnd w:id="45"/>
            <w:r>
              <w:rPr>
                <w:rStyle w:val="CommentReference"/>
              </w:rPr>
              <w:commentReference w:id="45"/>
            </w:r>
            <w:commentRangeEnd w:id="46"/>
            <w:r>
              <w:rPr>
                <w:rStyle w:val="CommentReference"/>
              </w:rPr>
              <w:commentReference w:id="46"/>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7376FA20"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East Fork major spawning area</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0ABFEEB"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commentRangeStart w:id="47"/>
            <w:proofErr w:type="spellStart"/>
            <w:r w:rsidR="002604DC">
              <w:rPr>
                <w:rFonts w:cs="Times New Roman"/>
                <w:sz w:val="20"/>
                <w:szCs w:val="20"/>
              </w:rPr>
              <w:t>Pahsimeroi</w:t>
            </w:r>
            <w:proofErr w:type="spellEnd"/>
            <w:r w:rsidR="002604DC">
              <w:rPr>
                <w:rFonts w:cs="Times New Roman"/>
                <w:sz w:val="20"/>
                <w:szCs w:val="20"/>
              </w:rPr>
              <w:t xml:space="preserve"> Hatchery weir </w:t>
            </w:r>
            <w:commentRangeEnd w:id="47"/>
            <w:r w:rsidR="002604DC">
              <w:rPr>
                <w:rStyle w:val="CommentReference"/>
              </w:rPr>
              <w:commentReference w:id="47"/>
            </w:r>
            <w:r>
              <w:rPr>
                <w:rFonts w:cs="Times New Roman"/>
                <w:sz w:val="20"/>
                <w:szCs w:val="20"/>
              </w:rPr>
              <w:t xml:space="preserve">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50AC1CAC"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LLR, LRW, HYC; remove e.g., </w:t>
            </w:r>
            <w:commentRangeStart w:id="48"/>
            <w:r>
              <w:rPr>
                <w:rFonts w:cs="Times New Roman"/>
                <w:sz w:val="20"/>
                <w:szCs w:val="20"/>
              </w:rPr>
              <w:t xml:space="preserve">BHC, LLS, BTL, CAC </w:t>
            </w:r>
            <w:commentRangeEnd w:id="48"/>
            <w:r>
              <w:rPr>
                <w:rStyle w:val="CommentReference"/>
              </w:rPr>
              <w:commentReference w:id="48"/>
            </w:r>
            <w:r>
              <w:rPr>
                <w:rFonts w:cs="Times New Roman"/>
                <w:sz w:val="20"/>
                <w:szCs w:val="20"/>
              </w:rPr>
              <w:t>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FE7EAE1"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49"/>
            <w:r>
              <w:rPr>
                <w:rFonts w:cs="Times New Roman"/>
                <w:sz w:val="20"/>
                <w:szCs w:val="20"/>
              </w:rPr>
              <w:t>Continue funding NFS</w:t>
            </w:r>
            <w:commentRangeEnd w:id="49"/>
            <w:r>
              <w:rPr>
                <w:rStyle w:val="CommentReference"/>
              </w:rPr>
              <w:commentReference w:id="49"/>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07FDAD3A"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50"/>
            <w:r>
              <w:rPr>
                <w:rFonts w:cs="Times New Roman"/>
                <w:sz w:val="20"/>
                <w:szCs w:val="20"/>
              </w:rPr>
              <w:t>Continue funding MAR</w:t>
            </w:r>
            <w:commentRangeEnd w:id="50"/>
            <w:r>
              <w:rPr>
                <w:rStyle w:val="CommentReference"/>
              </w:rPr>
              <w:commentReference w:id="50"/>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7BDCD8F3" w:rsidR="0056275D" w:rsidRPr="00D65084" w:rsidRDefault="00FA145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removing SFG </w:t>
            </w:r>
            <w:del w:id="51" w:author="Mike Ackerman" w:date="2023-10-18T09:54:00Z">
              <w:r w:rsidDel="00FA1452">
                <w:rPr>
                  <w:rFonts w:cs="Times New Roman"/>
                  <w:sz w:val="20"/>
                  <w:szCs w:val="20"/>
                </w:rPr>
                <w:delText xml:space="preserve">and </w:delText>
              </w:r>
              <w:commentRangeStart w:id="52"/>
              <w:r w:rsidDel="00FA1452">
                <w:rPr>
                  <w:rFonts w:cs="Times New Roman"/>
                  <w:sz w:val="20"/>
                  <w:szCs w:val="20"/>
                </w:rPr>
                <w:delText xml:space="preserve">either KRS or ESS </w:delText>
              </w:r>
              <w:commentRangeEnd w:id="52"/>
              <w:r w:rsidDel="00FA1452">
                <w:rPr>
                  <w:rStyle w:val="CommentReference"/>
                </w:rPr>
                <w:commentReference w:id="52"/>
              </w:r>
            </w:del>
            <w:r>
              <w:rPr>
                <w:rFonts w:cs="Times New Roman"/>
                <w:sz w:val="20"/>
                <w:szCs w:val="20"/>
              </w:rPr>
              <w:t>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w:t>
            </w:r>
            <w:r w:rsidR="00C80360">
              <w:rPr>
                <w:rFonts w:cs="Times New Roman"/>
                <w:sz w:val="20"/>
                <w:szCs w:val="20"/>
              </w:rPr>
              <w:lastRenderedPageBreak/>
              <w:t>a minor spawning area</w:t>
            </w:r>
          </w:p>
        </w:tc>
      </w:tr>
      <w:bookmarkEnd w:id="44"/>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53" w:name="_Toc163138138"/>
      <w:r>
        <w:t>Clearwater</w:t>
      </w:r>
      <w:r w:rsidRPr="00887F08">
        <w:t xml:space="preserve"> River MPG</w:t>
      </w:r>
      <w:bookmarkEnd w:id="53"/>
    </w:p>
    <w:p w14:paraId="209FAC20" w14:textId="3FEC5D82" w:rsidR="001754C4" w:rsidRDefault="001754C4" w:rsidP="001754C4">
      <w:pPr>
        <w:jc w:val="both"/>
      </w:pPr>
      <w:bookmarkStart w:id="54"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91A65CB"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w:t>
      </w:r>
      <w:proofErr w:type="spellStart"/>
      <w:r w:rsidRPr="00F651EE">
        <w:rPr>
          <w:rFonts w:cs="Times New Roman"/>
        </w:rPr>
        <w:t>Lapwai</w:t>
      </w:r>
      <w:proofErr w:type="spellEnd"/>
      <w:r w:rsidRPr="00F651EE">
        <w:rPr>
          <w:rFonts w:cs="Times New Roman"/>
        </w:rPr>
        <w:t xml:space="preserve"> </w:t>
      </w:r>
      <w:r w:rsidR="00FA1452">
        <w:rPr>
          <w:rFonts w:cs="Times New Roman"/>
        </w:rPr>
        <w:t>Creek</w:t>
      </w:r>
      <w:r w:rsidRPr="00F651EE">
        <w:rPr>
          <w:rFonts w:cs="Times New Roman"/>
        </w:rPr>
        <w:t>),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54"/>
    <w:p w14:paraId="1E7A4096" w14:textId="6603D3F0"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55"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lastRenderedPageBreak/>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w:t>
            </w:r>
            <w:r>
              <w:rPr>
                <w:rFonts w:cs="Times New Roman"/>
                <w:sz w:val="20"/>
                <w:szCs w:val="20"/>
              </w:rPr>
              <w:lastRenderedPageBreak/>
              <w:t xml:space="preserve">[LAW],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proofErr w:type="gramStart"/>
            <w:r>
              <w:rPr>
                <w:rFonts w:cs="Times New Roman"/>
                <w:sz w:val="20"/>
                <w:szCs w:val="20"/>
              </w:rPr>
              <w:t>s, or</w:t>
            </w:r>
            <w:proofErr w:type="gramEnd"/>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w:t>
            </w:r>
            <w:r>
              <w:rPr>
                <w:rFonts w:cs="Times New Roman"/>
                <w:sz w:val="20"/>
                <w:szCs w:val="20"/>
              </w:rPr>
              <w:lastRenderedPageBreak/>
              <w:t>cost-savings</w:t>
            </w:r>
            <w:r w:rsidR="00FF4565">
              <w:rPr>
                <w:rFonts w:cs="Times New Roman"/>
                <w:sz w:val="20"/>
                <w:szCs w:val="20"/>
              </w:rPr>
              <w:t xml:space="preserve"> and monitoring precision</w:t>
            </w:r>
            <w:r>
              <w:rPr>
                <w:rFonts w:cs="Times New Roman"/>
                <w:sz w:val="20"/>
                <w:szCs w:val="20"/>
              </w:rPr>
              <w:t xml:space="preserve"> for </w:t>
            </w:r>
            <w:r w:rsidR="00FF4565">
              <w:rPr>
                <w:rFonts w:cs="Times New Roman"/>
                <w:sz w:val="20"/>
                <w:szCs w:val="20"/>
              </w:rPr>
              <w:t xml:space="preserve">both </w:t>
            </w:r>
            <w:r>
              <w:rPr>
                <w:rFonts w:cs="Times New Roman"/>
                <w:sz w:val="20"/>
                <w:szCs w:val="20"/>
              </w:rPr>
              <w:t>CRSFC-s and CRLMA-s populations</w:t>
            </w:r>
          </w:p>
        </w:tc>
      </w:tr>
      <w:bookmarkEnd w:id="55"/>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56" w:name="_Hlk141435949"/>
      <w:bookmarkStart w:id="57" w:name="_Toc163138139"/>
      <w:r>
        <w:t>Imnaha</w:t>
      </w:r>
      <w:r w:rsidRPr="00887F08">
        <w:t xml:space="preserve"> River MPG</w:t>
      </w:r>
      <w:bookmarkEnd w:id="57"/>
    </w:p>
    <w:p w14:paraId="7AE11E7E" w14:textId="5F40492C" w:rsidR="00F27DFE" w:rsidRDefault="00F27DFE" w:rsidP="00FC0CE8">
      <w:pPr>
        <w:jc w:val="both"/>
        <w:rPr>
          <w:rFonts w:cs="Times New Roman"/>
        </w:rPr>
      </w:pPr>
      <w:r>
        <w:rPr>
          <w:rFonts w:cs="Times New Roman"/>
        </w:rPr>
        <w:t xml:space="preserve">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w:t>
      </w:r>
      <w:commentRangeStart w:id="58"/>
      <w:r w:rsidR="00D03C17">
        <w:rPr>
          <w:rFonts w:cs="Times New Roman"/>
        </w:rPr>
        <w:t>BSC or IR3</w:t>
      </w:r>
      <w:commentRangeEnd w:id="58"/>
      <w:r w:rsidR="00D03C17">
        <w:rPr>
          <w:rStyle w:val="CommentReference"/>
        </w:rPr>
        <w:commentReference w:id="58"/>
      </w:r>
      <w:r>
        <w:rPr>
          <w:rFonts w:cs="Times New Roman"/>
        </w:rPr>
        <w:t xml:space="preserve">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22E0703D"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9" w:name="_Toc163138140"/>
      <w:r w:rsidRPr="00317BB3">
        <w:lastRenderedPageBreak/>
        <w:t>Grande Ronde River MPG</w:t>
      </w:r>
      <w:bookmarkEnd w:id="59"/>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C67C52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60"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61"/>
            <w:r w:rsidR="00D03C17">
              <w:rPr>
                <w:rFonts w:cs="Times New Roman"/>
                <w:sz w:val="20"/>
                <w:szCs w:val="20"/>
              </w:rPr>
              <w:t>Lookingglass major spawning area</w:t>
            </w:r>
            <w:commentRangeEnd w:id="61"/>
            <w:r w:rsidR="00D03C17">
              <w:rPr>
                <w:rStyle w:val="CommentReference"/>
              </w:rPr>
              <w:commentReference w:id="61"/>
            </w:r>
            <w:r w:rsidR="00D03C17">
              <w:rPr>
                <w:rFonts w:cs="Times New Roman"/>
                <w:sz w:val="20"/>
                <w:szCs w:val="20"/>
              </w:rPr>
              <w:t>.</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0ABD8CB0"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62"/>
            <w:r w:rsidR="00D03C17">
              <w:rPr>
                <w:rFonts w:cs="Times New Roman"/>
                <w:sz w:val="20"/>
                <w:szCs w:val="20"/>
              </w:rPr>
              <w:t>WR1</w:t>
            </w:r>
            <w:commentRangeEnd w:id="62"/>
            <w:r w:rsidR="00D03C17">
              <w:rPr>
                <w:rStyle w:val="CommentReference"/>
              </w:rPr>
              <w:commentReference w:id="62"/>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w:t>
            </w:r>
            <w:r w:rsidR="002B3221">
              <w:rPr>
                <w:rFonts w:cs="Times New Roman"/>
                <w:sz w:val="20"/>
                <w:szCs w:val="20"/>
              </w:rPr>
              <w:t>f</w:t>
            </w:r>
            <w:r w:rsidR="00617CB9">
              <w:rPr>
                <w:rFonts w:cs="Times New Roman"/>
                <w:sz w:val="20"/>
                <w:szCs w:val="20"/>
              </w:rPr>
              <w:t xml:space="preserve"> low-precision monitoring is adequate</w:t>
            </w:r>
          </w:p>
        </w:tc>
      </w:tr>
      <w:bookmarkEnd w:id="56"/>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lower m</w:t>
            </w:r>
            <w:r>
              <w:rPr>
                <w:rFonts w:cs="Times New Roman"/>
                <w:sz w:val="20"/>
                <w:szCs w:val="20"/>
                <w:lang w:val="fr-FR"/>
              </w:rPr>
              <w:t>ainstem tributaries</w:t>
            </w:r>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13BAEFD2"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63"/>
            <w:r w:rsidR="00D03C17">
              <w:rPr>
                <w:rFonts w:cs="Times New Roman"/>
                <w:sz w:val="20"/>
                <w:szCs w:val="20"/>
                <w:lang w:val="fr-FR"/>
              </w:rPr>
              <w:t>WEN</w:t>
            </w:r>
            <w:commentRangeEnd w:id="63"/>
            <w:r w:rsidR="00D03C17">
              <w:rPr>
                <w:rStyle w:val="CommentReference"/>
              </w:rPr>
              <w:commentReference w:id="63"/>
            </w:r>
          </w:p>
        </w:tc>
      </w:tr>
    </w:tbl>
    <w:p w14:paraId="3D7B7CB6" w14:textId="364B37F7" w:rsidR="009952AE" w:rsidRPr="00887F08" w:rsidRDefault="009952AE" w:rsidP="003627F5">
      <w:pPr>
        <w:pStyle w:val="Heading3"/>
      </w:pPr>
      <w:bookmarkStart w:id="64" w:name="_Toc163138141"/>
      <w:bookmarkEnd w:id="60"/>
      <w:r>
        <w:lastRenderedPageBreak/>
        <w:t>Hells Canyon</w:t>
      </w:r>
      <w:r w:rsidRPr="00887F08">
        <w:t xml:space="preserve"> MPG</w:t>
      </w:r>
      <w:bookmarkEnd w:id="64"/>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1395B1D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65" w:name="_Toc163138142"/>
      <w:r>
        <w:lastRenderedPageBreak/>
        <w:t>Lower Snake</w:t>
      </w:r>
      <w:r w:rsidRPr="00887F08">
        <w:t xml:space="preserve"> MPG</w:t>
      </w:r>
      <w:bookmarkEnd w:id="65"/>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63E8F6A7"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w:t>
            </w:r>
            <w:proofErr w:type="gramStart"/>
            <w:r>
              <w:rPr>
                <w:rFonts w:cs="Times New Roman"/>
                <w:sz w:val="20"/>
                <w:szCs w:val="20"/>
              </w:rPr>
              <w:t>as long as</w:t>
            </w:r>
            <w:proofErr w:type="gramEnd"/>
            <w:r>
              <w:rPr>
                <w:rFonts w:cs="Times New Roman"/>
                <w:sz w:val="20"/>
                <w:szCs w:val="20"/>
              </w:rPr>
              <w:t xml:space="preserve">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6" w:name="_Toc163138143"/>
      <w:r>
        <w:lastRenderedPageBreak/>
        <w:t>Snake River Spring/Summer-run Chinook Salmon ESU</w:t>
      </w:r>
      <w:bookmarkEnd w:id="66"/>
    </w:p>
    <w:p w14:paraId="7A7E6E2E" w14:textId="3761F710" w:rsidR="0007002C" w:rsidRPr="00887F08" w:rsidRDefault="0007002C" w:rsidP="003627F5">
      <w:pPr>
        <w:pStyle w:val="Heading3"/>
      </w:pPr>
      <w:bookmarkStart w:id="67" w:name="_Toc163138144"/>
      <w:r>
        <w:t>Upper Salmon River MPG</w:t>
      </w:r>
      <w:bookmarkEnd w:id="67"/>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2A45DB2F"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8" w:name="_Toc163138145"/>
      <w:r>
        <w:t>Middle Fork Salmon River MPG</w:t>
      </w:r>
      <w:bookmarkEnd w:id="68"/>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754AC6F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69" w:name="_Toc163138146"/>
      <w:r>
        <w:lastRenderedPageBreak/>
        <w:t>South Fork Salmon River MPG</w:t>
      </w:r>
      <w:bookmarkEnd w:id="69"/>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5B66D6D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70" w:name="_Toc163138147"/>
      <w:r>
        <w:lastRenderedPageBreak/>
        <w:t>Grande Ronde / Imnaha River MPG</w:t>
      </w:r>
      <w:bookmarkEnd w:id="70"/>
    </w:p>
    <w:p w14:paraId="7F7FA7FF" w14:textId="00484B18"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w:t>
      </w:r>
      <w:commentRangeStart w:id="71"/>
      <w:r w:rsidR="00D03C17">
        <w:rPr>
          <w:rFonts w:cs="Times New Roman"/>
          <w:sz w:val="24"/>
          <w:szCs w:val="24"/>
        </w:rPr>
        <w:t>MR1 or WEN</w:t>
      </w:r>
      <w:commentRangeEnd w:id="71"/>
      <w:r w:rsidR="00D03C17">
        <w:rPr>
          <w:rStyle w:val="CommentReference"/>
        </w:rPr>
        <w:commentReference w:id="71"/>
      </w:r>
      <w:r w:rsidR="00D03C17">
        <w:rPr>
          <w:rFonts w:cs="Times New Roman"/>
          <w:sz w:val="24"/>
          <w:szCs w:val="24"/>
        </w:rPr>
        <w:t xml:space="preserve">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561FFD60"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72"/>
            <w:r>
              <w:rPr>
                <w:rFonts w:cs="Times New Roman"/>
                <w:sz w:val="20"/>
                <w:szCs w:val="20"/>
              </w:rPr>
              <w:t>Big Sheep Creek</w:t>
            </w:r>
            <w:commentRangeEnd w:id="72"/>
            <w:r>
              <w:rPr>
                <w:rStyle w:val="CommentReference"/>
              </w:rPr>
              <w:commentReference w:id="72"/>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4914B02B"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IR1 plus one additional site or array upstream of </w:t>
            </w:r>
            <w:commentRangeStart w:id="73"/>
            <w:r w:rsidR="00D03C17">
              <w:rPr>
                <w:rFonts w:cs="Times New Roman"/>
                <w:sz w:val="20"/>
                <w:szCs w:val="20"/>
              </w:rPr>
              <w:t>IR1</w:t>
            </w:r>
            <w:commentRangeEnd w:id="73"/>
            <w:r w:rsidR="00D03C17">
              <w:rPr>
                <w:rStyle w:val="CommentReference"/>
              </w:rPr>
              <w:commentReference w:id="73"/>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7617E5">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7617E5">
            <w:pP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74"/>
            <w:r w:rsidR="00D03C17">
              <w:rPr>
                <w:rFonts w:cs="Times New Roman"/>
                <w:sz w:val="20"/>
                <w:szCs w:val="20"/>
              </w:rPr>
              <w:t>UGR</w:t>
            </w:r>
            <w:commentRangeEnd w:id="74"/>
            <w:r w:rsidR="00D03C17">
              <w:rPr>
                <w:rStyle w:val="CommentReference"/>
              </w:rPr>
              <w:commentReference w:id="74"/>
            </w:r>
            <w:r>
              <w:rPr>
                <w:rFonts w:cs="Times New Roman"/>
                <w:sz w:val="20"/>
                <w:szCs w:val="20"/>
              </w:rPr>
              <w:t xml:space="preserve">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5" w:name="_Toc163138148"/>
      <w:r>
        <w:lastRenderedPageBreak/>
        <w:t>Lower Snake River MPG</w:t>
      </w:r>
      <w:bookmarkEnd w:id="75"/>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7B754D6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76" w:name="_Toc163138149"/>
      <w:commentRangeStart w:id="77"/>
      <w:r>
        <w:lastRenderedPageBreak/>
        <w:t>DISCUSSION</w:t>
      </w:r>
      <w:commentRangeEnd w:id="77"/>
      <w:r w:rsidR="00F3413A">
        <w:rPr>
          <w:rStyle w:val="CommentReference"/>
          <w:rFonts w:eastAsiaTheme="minorHAnsi" w:cstheme="minorBidi"/>
          <w:b w:val="0"/>
          <w:caps w:val="0"/>
        </w:rPr>
        <w:commentReference w:id="77"/>
      </w:r>
      <w:bookmarkEnd w:id="76"/>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0B07C8D5" w:rsidR="00574D0D" w:rsidRDefault="00574D0D" w:rsidP="001F58DF">
      <w:pPr>
        <w:pStyle w:val="ListParagraph"/>
        <w:numPr>
          <w:ilvl w:val="0"/>
          <w:numId w:val="5"/>
        </w:numPr>
        <w:rPr>
          <w:rFonts w:cs="Times New Roman"/>
        </w:rPr>
      </w:pPr>
      <w:r>
        <w:rPr>
          <w:rFonts w:cs="Times New Roman"/>
        </w:rPr>
        <w:t xml:space="preserve">In some cases, an estimate of abundance at a site funded by the IPTDS O&amp;M project is reliant on detections at sites not funded by the project? </w:t>
      </w:r>
      <w:commentRangeStart w:id="78"/>
      <w:r w:rsidR="00D03C17">
        <w:rPr>
          <w:rFonts w:cs="Times New Roman"/>
        </w:rPr>
        <w:t>Is it worth funding those sites under the IPTDS O&amp;M project</w:t>
      </w:r>
      <w:commentRangeEnd w:id="78"/>
      <w:r w:rsidR="00D03C17">
        <w:rPr>
          <w:rStyle w:val="CommentReference"/>
        </w:rPr>
        <w:commentReference w:id="78"/>
      </w:r>
      <w:r>
        <w:rPr>
          <w:rFonts w:cs="Times New Roman"/>
        </w:rPr>
        <w: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47F4CD6E"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w:t>
      </w:r>
      <w:commentRangeStart w:id="79"/>
      <w:r w:rsidR="00D03C17">
        <w:rPr>
          <w:rFonts w:cs="Times New Roman"/>
        </w:rPr>
        <w:t xml:space="preserve"> “near minimum” </w:t>
      </w:r>
      <w:commentRangeEnd w:id="79"/>
      <w:r w:rsidR="00D03C17">
        <w:rPr>
          <w:rStyle w:val="CommentReference"/>
        </w:rPr>
        <w:commentReference w:id="79"/>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80" w:name="_Toc163138150"/>
      <w:r>
        <w:lastRenderedPageBreak/>
        <w:t>LITERATURE CITED</w:t>
      </w:r>
      <w:bookmarkEnd w:id="80"/>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3627F5">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81" w:name="_Toc163138151"/>
      <w:bookmarkStart w:id="82" w:name="_Ref163140252"/>
      <w:r>
        <w:lastRenderedPageBreak/>
        <w:t>APPENDIX A. Recovery Scenarios for Snake River Populations</w:t>
      </w:r>
      <w:bookmarkEnd w:id="81"/>
      <w:bookmarkEnd w:id="82"/>
    </w:p>
    <w:p w14:paraId="04AAFCA6" w14:textId="77777777" w:rsidR="0053510D" w:rsidRDefault="0053510D" w:rsidP="0062321B">
      <w:pPr>
        <w:pStyle w:val="Caption"/>
      </w:pPr>
    </w:p>
    <w:p w14:paraId="05BD42AF" w14:textId="5B1DB242" w:rsidR="008F6A2A" w:rsidRDefault="0062321B" w:rsidP="0062321B">
      <w:pPr>
        <w:pStyle w:val="Caption"/>
      </w:pPr>
      <w:r>
        <w:t xml:space="preserve">Table </w:t>
      </w:r>
      <w:fldSimple w:instr=" SEQ Table \* ARABIC ">
        <w:r w:rsidR="00C9164F">
          <w:rPr>
            <w:noProof/>
          </w:rPr>
          <w:t>15</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6E39D139" w:rsidR="00C17A6C" w:rsidRDefault="00C17A6C" w:rsidP="00C17A6C">
      <w:pPr>
        <w:pStyle w:val="Caption"/>
      </w:pPr>
      <w:r>
        <w:t xml:space="preserve">Table </w:t>
      </w:r>
      <w:fldSimple w:instr=" SEQ Table \* ARABIC ">
        <w:r w:rsidR="00C9164F">
          <w:rPr>
            <w:noProof/>
          </w:rPr>
          <w:t>16</w:t>
        </w:r>
      </w:fldSimple>
      <w:r>
        <w:t xml:space="preserve">. </w:t>
      </w:r>
      <w:r>
        <w:t xml:space="preserve">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15"/>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4C1BB8C9"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CC41D8">
          <w:pgSz w:w="15840" w:h="12240" w:orient="landscape" w:code="1"/>
          <w:pgMar w:top="1440" w:right="1440" w:bottom="1440" w:left="1440" w:header="720" w:footer="720" w:gutter="0"/>
          <w:cols w:space="720"/>
          <w:docGrid w:linePitch="360"/>
        </w:sectPr>
      </w:pPr>
      <w:bookmarkStart w:id="83" w:name="_Toc163138152"/>
    </w:p>
    <w:p w14:paraId="287544E6" w14:textId="111A7D96" w:rsidR="00C17A6C" w:rsidRDefault="0053510D" w:rsidP="0053510D">
      <w:pPr>
        <w:pStyle w:val="Heading1"/>
        <w:jc w:val="center"/>
      </w:pPr>
      <w:bookmarkStart w:id="84" w:name="_Ref163195368"/>
      <w:r>
        <w:lastRenderedPageBreak/>
        <w:t xml:space="preserve">APPENDIX </w:t>
      </w:r>
      <w:r>
        <w:t>B</w:t>
      </w:r>
      <w:r>
        <w:t xml:space="preserve">. </w:t>
      </w:r>
      <w:r>
        <w:t>Coefficients of Variation for IPTDS-Based Abundance Estimates</w:t>
      </w:r>
      <w:bookmarkEnd w:id="83"/>
      <w:bookmarkEnd w:id="84"/>
    </w:p>
    <w:p w14:paraId="7A2D8677" w14:textId="1636E4DE" w:rsidR="0053510D" w:rsidRPr="0053510D" w:rsidRDefault="0053510D" w:rsidP="0053510D">
      <w:pPr>
        <w:pStyle w:val="Caption"/>
      </w:pPr>
      <w:r>
        <w:t xml:space="preserve">Table </w:t>
      </w:r>
      <w:fldSimple w:instr=" SEQ Table \* ARABIC ">
        <w:r w:rsidR="00C9164F">
          <w:rPr>
            <w:noProof/>
          </w:rPr>
          <w:t>17</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488" w:type="dxa"/>
        <w:tblLook w:val="04A0" w:firstRow="1" w:lastRow="0" w:firstColumn="1" w:lastColumn="0" w:noHBand="0" w:noVBand="1"/>
      </w:tblPr>
      <w:tblGrid>
        <w:gridCol w:w="1118"/>
        <w:gridCol w:w="625"/>
        <w:gridCol w:w="605"/>
        <w:gridCol w:w="616"/>
        <w:gridCol w:w="616"/>
        <w:gridCol w:w="616"/>
        <w:gridCol w:w="616"/>
        <w:gridCol w:w="616"/>
        <w:gridCol w:w="616"/>
        <w:gridCol w:w="616"/>
        <w:gridCol w:w="616"/>
        <w:gridCol w:w="616"/>
        <w:gridCol w:w="616"/>
        <w:gridCol w:w="616"/>
        <w:gridCol w:w="659"/>
        <w:gridCol w:w="63"/>
        <w:gridCol w:w="642"/>
      </w:tblGrid>
      <w:tr w:rsidR="00A57E20" w:rsidRPr="00A57E20" w14:paraId="2910A516" w14:textId="48427BE9"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625" w:type="dxa"/>
            <w:vAlign w:val="center"/>
          </w:tcPr>
          <w:p w14:paraId="4FD0674E" w14:textId="42069B6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2010</w:t>
            </w:r>
          </w:p>
        </w:tc>
        <w:tc>
          <w:tcPr>
            <w:tcW w:w="605" w:type="dxa"/>
            <w:vAlign w:val="center"/>
          </w:tcPr>
          <w:p w14:paraId="0917FEEB" w14:textId="1285487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2011</w:t>
            </w:r>
          </w:p>
        </w:tc>
        <w:tc>
          <w:tcPr>
            <w:tcW w:w="616" w:type="dxa"/>
            <w:vAlign w:val="center"/>
          </w:tcPr>
          <w:p w14:paraId="789B4034" w14:textId="1E3ABD7A"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2012</w:t>
            </w:r>
          </w:p>
        </w:tc>
        <w:tc>
          <w:tcPr>
            <w:tcW w:w="616" w:type="dxa"/>
            <w:vAlign w:val="center"/>
          </w:tcPr>
          <w:p w14:paraId="76FB0BFD" w14:textId="4E83B189"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2013</w:t>
            </w:r>
          </w:p>
        </w:tc>
        <w:tc>
          <w:tcPr>
            <w:tcW w:w="616" w:type="dxa"/>
            <w:vAlign w:val="center"/>
          </w:tcPr>
          <w:p w14:paraId="1807E7EB" w14:textId="2D3EA1C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2014</w:t>
            </w:r>
          </w:p>
        </w:tc>
        <w:tc>
          <w:tcPr>
            <w:tcW w:w="616" w:type="dxa"/>
            <w:vAlign w:val="center"/>
          </w:tcPr>
          <w:p w14:paraId="0258D15B" w14:textId="56D1DE75"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2015</w:t>
            </w:r>
          </w:p>
        </w:tc>
        <w:tc>
          <w:tcPr>
            <w:tcW w:w="616" w:type="dxa"/>
            <w:vAlign w:val="center"/>
          </w:tcPr>
          <w:p w14:paraId="24643F44" w14:textId="4C50160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2016</w:t>
            </w:r>
          </w:p>
        </w:tc>
        <w:tc>
          <w:tcPr>
            <w:tcW w:w="616" w:type="dxa"/>
            <w:vAlign w:val="center"/>
          </w:tcPr>
          <w:p w14:paraId="34DBD7D1" w14:textId="376AF1FA"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2017</w:t>
            </w:r>
          </w:p>
        </w:tc>
        <w:tc>
          <w:tcPr>
            <w:tcW w:w="616" w:type="dxa"/>
            <w:vAlign w:val="center"/>
          </w:tcPr>
          <w:p w14:paraId="70F33BAC" w14:textId="1CD1C3F6"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2018</w:t>
            </w:r>
          </w:p>
        </w:tc>
        <w:tc>
          <w:tcPr>
            <w:tcW w:w="616" w:type="dxa"/>
            <w:vAlign w:val="center"/>
          </w:tcPr>
          <w:p w14:paraId="3E453204" w14:textId="36577A6D"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2019</w:t>
            </w:r>
          </w:p>
        </w:tc>
        <w:tc>
          <w:tcPr>
            <w:tcW w:w="616" w:type="dxa"/>
            <w:vAlign w:val="center"/>
          </w:tcPr>
          <w:p w14:paraId="7F9C9918" w14:textId="55007B11"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2020</w:t>
            </w:r>
          </w:p>
        </w:tc>
        <w:tc>
          <w:tcPr>
            <w:tcW w:w="616" w:type="dxa"/>
            <w:vAlign w:val="center"/>
          </w:tcPr>
          <w:p w14:paraId="35AA1F29" w14:textId="0E7E225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2021</w:t>
            </w:r>
          </w:p>
        </w:tc>
        <w:tc>
          <w:tcPr>
            <w:tcW w:w="616" w:type="dxa"/>
            <w:vAlign w:val="center"/>
          </w:tcPr>
          <w:p w14:paraId="5A7A4208" w14:textId="17F8B51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2022</w:t>
            </w:r>
          </w:p>
        </w:tc>
        <w:tc>
          <w:tcPr>
            <w:tcW w:w="659" w:type="dxa"/>
            <w:vAlign w:val="center"/>
          </w:tcPr>
          <w:p w14:paraId="1F441A74" w14:textId="3B48A18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2023</w:t>
            </w:r>
          </w:p>
        </w:tc>
        <w:tc>
          <w:tcPr>
            <w:tcW w:w="705" w:type="dxa"/>
            <w:gridSpan w:val="2"/>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642"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A57E20">
        <w:tc>
          <w:tcPr>
            <w:cnfStyle w:val="001000000000" w:firstRow="0" w:lastRow="0" w:firstColumn="1" w:lastColumn="0" w:oddVBand="0" w:evenVBand="0" w:oddHBand="0" w:evenHBand="0" w:firstRowFirstColumn="0" w:firstRowLastColumn="0" w:lastRowFirstColumn="0" w:lastRowLastColumn="0"/>
            <w:tcW w:w="1118"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625"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605"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616"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616"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616"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61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61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61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61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61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61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59"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05" w:type="dxa"/>
            <w:gridSpan w:val="2"/>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A57E20" w:rsidRPr="00A57E20" w14:paraId="45672C2C" w14:textId="44A743A5"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625"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616"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61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61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61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05" w:type="dxa"/>
            <w:gridSpan w:val="2"/>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A57E20">
        <w:tc>
          <w:tcPr>
            <w:cnfStyle w:val="001000000000" w:firstRow="0" w:lastRow="0" w:firstColumn="1" w:lastColumn="0" w:oddVBand="0" w:evenVBand="0" w:oddHBand="0" w:evenHBand="0" w:firstRowFirstColumn="0" w:firstRowLastColumn="0" w:lastRowFirstColumn="0" w:lastRowLastColumn="0"/>
            <w:tcW w:w="1118"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625"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616"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1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61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61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61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61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61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59"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05" w:type="dxa"/>
            <w:gridSpan w:val="2"/>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625"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05"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616"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616"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61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61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1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61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61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61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59"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05" w:type="dxa"/>
            <w:gridSpan w:val="2"/>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A57E20" w:rsidRPr="00A57E20" w14:paraId="30C01230" w14:textId="6E0F83EC" w:rsidTr="00A57E20">
        <w:tc>
          <w:tcPr>
            <w:cnfStyle w:val="001000000000" w:firstRow="0" w:lastRow="0" w:firstColumn="1" w:lastColumn="0" w:oddVBand="0" w:evenVBand="0" w:oddHBand="0" w:evenHBand="0" w:firstRowFirstColumn="0" w:firstRowLastColumn="0" w:lastRowFirstColumn="0" w:lastRowLastColumn="0"/>
            <w:tcW w:w="1118"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625"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61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61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61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61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59"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05" w:type="dxa"/>
            <w:gridSpan w:val="2"/>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A57E20" w:rsidRPr="00A57E20" w14:paraId="4EAF5AE8" w14:textId="403F7D5B"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625"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61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61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1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59"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05" w:type="dxa"/>
            <w:gridSpan w:val="2"/>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A57E20" w:rsidRPr="00A57E20" w14:paraId="00951BF4" w14:textId="77E8083F" w:rsidTr="00A57E20">
        <w:tc>
          <w:tcPr>
            <w:cnfStyle w:val="001000000000" w:firstRow="0" w:lastRow="0" w:firstColumn="1" w:lastColumn="0" w:oddVBand="0" w:evenVBand="0" w:oddHBand="0" w:evenHBand="0" w:firstRowFirstColumn="0" w:firstRowLastColumn="0" w:lastRowFirstColumn="0" w:lastRowLastColumn="0"/>
            <w:tcW w:w="1118"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625"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F326556" w14:textId="3266F54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625"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61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61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59"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05" w:type="dxa"/>
            <w:gridSpan w:val="2"/>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A57E20">
        <w:tc>
          <w:tcPr>
            <w:cnfStyle w:val="001000000000" w:firstRow="0" w:lastRow="0" w:firstColumn="1" w:lastColumn="0" w:oddVBand="0" w:evenVBand="0" w:oddHBand="0" w:evenHBand="0" w:firstRowFirstColumn="0" w:firstRowLastColumn="0" w:lastRowFirstColumn="0" w:lastRowLastColumn="0"/>
            <w:tcW w:w="1118"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625"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16"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616"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61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61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61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61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61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61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61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61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59"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05" w:type="dxa"/>
            <w:gridSpan w:val="2"/>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625"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05"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616"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61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1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61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61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59"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05" w:type="dxa"/>
            <w:gridSpan w:val="2"/>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A57E20">
        <w:tc>
          <w:tcPr>
            <w:cnfStyle w:val="001000000000" w:firstRow="0" w:lastRow="0" w:firstColumn="1" w:lastColumn="0" w:oddVBand="0" w:evenVBand="0" w:oddHBand="0" w:evenHBand="0" w:firstRowFirstColumn="0" w:firstRowLastColumn="0" w:lastRowFirstColumn="0" w:lastRowLastColumn="0"/>
            <w:tcW w:w="1118"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625"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605"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616"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616"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616"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61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61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61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61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61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61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61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59"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05" w:type="dxa"/>
            <w:gridSpan w:val="2"/>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A57E20" w:rsidRPr="00A57E20" w14:paraId="4EF51DA6" w14:textId="451FA6B1"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625"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605"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616"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616"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616"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61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61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61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61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61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61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05" w:type="dxa"/>
            <w:gridSpan w:val="2"/>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642"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C362F4C" w14:textId="76837158"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625"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61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1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59"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05" w:type="dxa"/>
            <w:gridSpan w:val="2"/>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A57E20">
        <w:tc>
          <w:tcPr>
            <w:cnfStyle w:val="001000000000" w:firstRow="0" w:lastRow="0" w:firstColumn="1" w:lastColumn="0" w:oddVBand="0" w:evenVBand="0" w:oddHBand="0" w:evenHBand="0" w:firstRowFirstColumn="0" w:firstRowLastColumn="0" w:lastRowFirstColumn="0" w:lastRowLastColumn="0"/>
            <w:tcW w:w="1118"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625"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61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1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1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59"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05" w:type="dxa"/>
            <w:gridSpan w:val="2"/>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55C778CE" w14:textId="6848B268"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625"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616"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61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61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61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61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59"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05" w:type="dxa"/>
            <w:gridSpan w:val="2"/>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A57E20">
        <w:tc>
          <w:tcPr>
            <w:cnfStyle w:val="001000000000" w:firstRow="0" w:lastRow="0" w:firstColumn="1" w:lastColumn="0" w:oddVBand="0" w:evenVBand="0" w:oddHBand="0" w:evenHBand="0" w:firstRowFirstColumn="0" w:firstRowLastColumn="0" w:lastRowFirstColumn="0" w:lastRowLastColumn="0"/>
            <w:tcW w:w="1118"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625"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616"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61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61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61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59"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05" w:type="dxa"/>
            <w:gridSpan w:val="2"/>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A57E20" w:rsidRPr="00A57E20" w14:paraId="23ECE392" w14:textId="50852C84"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625"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A57E20">
        <w:tc>
          <w:tcPr>
            <w:cnfStyle w:val="001000000000" w:firstRow="0" w:lastRow="0" w:firstColumn="1" w:lastColumn="0" w:oddVBand="0" w:evenVBand="0" w:oddHBand="0" w:evenHBand="0" w:firstRowFirstColumn="0" w:firstRowLastColumn="0" w:lastRowFirstColumn="0" w:lastRowLastColumn="0"/>
            <w:tcW w:w="1118"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625"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05"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616"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1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1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1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61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61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1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05" w:type="dxa"/>
            <w:gridSpan w:val="2"/>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642"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A57E20">
        <w:tc>
          <w:tcPr>
            <w:cnfStyle w:val="001000000000" w:firstRow="0" w:lastRow="0" w:firstColumn="1" w:lastColumn="0" w:oddVBand="0" w:evenVBand="0" w:oddHBand="0" w:evenHBand="0" w:firstRowFirstColumn="0" w:firstRowLastColumn="0" w:lastRowFirstColumn="0" w:lastRowLastColumn="0"/>
            <w:tcW w:w="1118"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625"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616"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616"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61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61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61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61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59"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05" w:type="dxa"/>
            <w:gridSpan w:val="2"/>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642"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A57E20">
        <w:tc>
          <w:tcPr>
            <w:cnfStyle w:val="001000000000" w:firstRow="0" w:lastRow="0" w:firstColumn="1" w:lastColumn="0" w:oddVBand="0" w:evenVBand="0" w:oddHBand="0" w:evenHBand="0" w:firstRowFirstColumn="0" w:firstRowLastColumn="0" w:lastRowFirstColumn="0" w:lastRowLastColumn="0"/>
            <w:tcW w:w="1118"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625"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61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61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61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59"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05" w:type="dxa"/>
            <w:gridSpan w:val="2"/>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A57E20" w:rsidRPr="00A57E20" w14:paraId="3D8D7689" w14:textId="6B8BC1DA"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625"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61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61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1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59"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05" w:type="dxa"/>
            <w:gridSpan w:val="2"/>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A57E20">
        <w:tc>
          <w:tcPr>
            <w:cnfStyle w:val="001000000000" w:firstRow="0" w:lastRow="0" w:firstColumn="1" w:lastColumn="0" w:oddVBand="0" w:evenVBand="0" w:oddHBand="0" w:evenHBand="0" w:firstRowFirstColumn="0" w:firstRowLastColumn="0" w:lastRowFirstColumn="0" w:lastRowLastColumn="0"/>
            <w:tcW w:w="1118"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625"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616"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616"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61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1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61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61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59"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05" w:type="dxa"/>
            <w:gridSpan w:val="2"/>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A57E20" w:rsidRPr="00A57E20" w14:paraId="56294AF2" w14:textId="6FC9F39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625"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05" w:type="dxa"/>
            <w:gridSpan w:val="2"/>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642"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17335040" w14:textId="0C84575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625"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642"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625"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05"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616"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616"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61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61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61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61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1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59"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05" w:type="dxa"/>
            <w:gridSpan w:val="2"/>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A57E20" w:rsidRPr="00A57E20" w14:paraId="30BA5A05" w14:textId="703C6FE0" w:rsidTr="00A57E20">
        <w:tc>
          <w:tcPr>
            <w:cnfStyle w:val="001000000000" w:firstRow="0" w:lastRow="0" w:firstColumn="1" w:lastColumn="0" w:oddVBand="0" w:evenVBand="0" w:oddHBand="0" w:evenHBand="0" w:firstRowFirstColumn="0" w:firstRowLastColumn="0" w:lastRowFirstColumn="0" w:lastRowLastColumn="0"/>
            <w:tcW w:w="1118"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625"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2E2D4A1B" w:rsidR="007C28D5" w:rsidRDefault="007C28D5" w:rsidP="007C28D5">
      <w:pPr>
        <w:pStyle w:val="Caption"/>
      </w:pPr>
      <w:r>
        <w:lastRenderedPageBreak/>
        <w:t xml:space="preserve">Table </w:t>
      </w:r>
      <w:fldSimple w:instr=" SEQ Table \* ARABIC ">
        <w:r w:rsidR="00C9164F">
          <w:rPr>
            <w:noProof/>
          </w:rPr>
          <w:t>18</w:t>
        </w:r>
      </w:fldSimple>
      <w:r>
        <w:t xml:space="preserve">. </w:t>
      </w:r>
      <w:r>
        <w:t xml:space="preserve">Coefficients of variation for IPTDS-based abundance estimates within Snake River </w:t>
      </w:r>
      <w:r>
        <w:t xml:space="preserve">spring/summer Chinook salmon </w:t>
      </w:r>
      <w:r>
        <w:t>populations for spawn years 2010 – 2023.</w:t>
      </w:r>
    </w:p>
    <w:tbl>
      <w:tblPr>
        <w:tblStyle w:val="GridTable4-Accent6"/>
        <w:tblW w:w="9351" w:type="dxa"/>
        <w:tblLook w:val="04A0" w:firstRow="1" w:lastRow="0" w:firstColumn="1" w:lastColumn="0" w:noHBand="0" w:noVBand="1"/>
      </w:tblPr>
      <w:tblGrid>
        <w:gridCol w:w="972"/>
        <w:gridCol w:w="616"/>
        <w:gridCol w:w="605"/>
        <w:gridCol w:w="616"/>
        <w:gridCol w:w="616"/>
        <w:gridCol w:w="616"/>
        <w:gridCol w:w="616"/>
        <w:gridCol w:w="616"/>
        <w:gridCol w:w="616"/>
        <w:gridCol w:w="616"/>
        <w:gridCol w:w="616"/>
        <w:gridCol w:w="616"/>
        <w:gridCol w:w="616"/>
        <w:gridCol w:w="616"/>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100163B"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2010</w:t>
            </w:r>
          </w:p>
        </w:tc>
        <w:tc>
          <w:tcPr>
            <w:tcW w:w="585" w:type="dxa"/>
            <w:vAlign w:val="center"/>
          </w:tcPr>
          <w:p w14:paraId="766A052C" w14:textId="1B6198DF"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2011</w:t>
            </w:r>
          </w:p>
        </w:tc>
        <w:tc>
          <w:tcPr>
            <w:tcW w:w="596" w:type="dxa"/>
            <w:vAlign w:val="center"/>
          </w:tcPr>
          <w:p w14:paraId="5C555DF2" w14:textId="0A3268C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2012</w:t>
            </w:r>
          </w:p>
        </w:tc>
        <w:tc>
          <w:tcPr>
            <w:tcW w:w="596" w:type="dxa"/>
            <w:vAlign w:val="center"/>
          </w:tcPr>
          <w:p w14:paraId="5201FB95" w14:textId="4AEA2B8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2013</w:t>
            </w:r>
          </w:p>
        </w:tc>
        <w:tc>
          <w:tcPr>
            <w:tcW w:w="596" w:type="dxa"/>
            <w:vAlign w:val="center"/>
          </w:tcPr>
          <w:p w14:paraId="311D67D5" w14:textId="1494AB58"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2014</w:t>
            </w:r>
          </w:p>
        </w:tc>
        <w:tc>
          <w:tcPr>
            <w:tcW w:w="596" w:type="dxa"/>
            <w:vAlign w:val="center"/>
          </w:tcPr>
          <w:p w14:paraId="50253503" w14:textId="267E0585"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2015</w:t>
            </w:r>
          </w:p>
        </w:tc>
        <w:tc>
          <w:tcPr>
            <w:tcW w:w="596" w:type="dxa"/>
            <w:vAlign w:val="center"/>
          </w:tcPr>
          <w:p w14:paraId="3E6F9DBD" w14:textId="4BA67BC8"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2016</w:t>
            </w:r>
          </w:p>
        </w:tc>
        <w:tc>
          <w:tcPr>
            <w:tcW w:w="596" w:type="dxa"/>
            <w:vAlign w:val="center"/>
          </w:tcPr>
          <w:p w14:paraId="5B0339D8" w14:textId="4CE797E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2017</w:t>
            </w:r>
          </w:p>
        </w:tc>
        <w:tc>
          <w:tcPr>
            <w:tcW w:w="596" w:type="dxa"/>
            <w:vAlign w:val="center"/>
          </w:tcPr>
          <w:p w14:paraId="25CEF9AC" w14:textId="6BBB3023"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2018</w:t>
            </w:r>
          </w:p>
        </w:tc>
        <w:tc>
          <w:tcPr>
            <w:tcW w:w="596" w:type="dxa"/>
            <w:vAlign w:val="center"/>
          </w:tcPr>
          <w:p w14:paraId="104D0C09" w14:textId="0732A9E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2019</w:t>
            </w:r>
          </w:p>
        </w:tc>
        <w:tc>
          <w:tcPr>
            <w:tcW w:w="596" w:type="dxa"/>
            <w:vAlign w:val="center"/>
          </w:tcPr>
          <w:p w14:paraId="76D372DC" w14:textId="3DACA7B5"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2021</w:t>
            </w:r>
          </w:p>
        </w:tc>
        <w:tc>
          <w:tcPr>
            <w:tcW w:w="596" w:type="dxa"/>
            <w:vAlign w:val="center"/>
          </w:tcPr>
          <w:p w14:paraId="28EA479A" w14:textId="23AAABB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2022</w:t>
            </w:r>
          </w:p>
        </w:tc>
        <w:tc>
          <w:tcPr>
            <w:tcW w:w="596" w:type="dxa"/>
            <w:vAlign w:val="center"/>
          </w:tcPr>
          <w:p w14:paraId="3EC9A527" w14:textId="658A409A"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7C28D5"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7C28D5"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7C28D5"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7C28D5"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A57E20"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A57E20"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A57E20"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A57E20"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7C28D5"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7C28D5"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7C28D5"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7C28D5"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A57E20"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7C28D5"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7C28D5"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A57E20"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7C28D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6"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17"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1"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2"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Ryan Kinzer" w:date="2023-08-10T09:45:00Z" w:initials="RK">
    <w:p w14:paraId="0814A18A" w14:textId="77777777" w:rsidR="00FA1452" w:rsidRDefault="00FA1452" w:rsidP="00FA1452">
      <w:pPr>
        <w:pStyle w:val="CommentText"/>
      </w:pPr>
      <w:r>
        <w:rPr>
          <w:rStyle w:val="CommentReference"/>
        </w:rPr>
        <w:annotationRef/>
      </w:r>
      <w:r>
        <w:t>What about including an "Upgrade category"?  For instance, upgrade LC1 and remove LC2, upgrade IR1 and remove IR2.</w:t>
      </w:r>
    </w:p>
  </w:comment>
  <w:comment w:id="29" w:author="Ryan Kinzer" w:date="2023-08-10T09:47:00Z" w:initials="RK">
    <w:p w14:paraId="1A85E5BB" w14:textId="77777777" w:rsidR="00FA1452" w:rsidRDefault="00FA1452" w:rsidP="00FA1452">
      <w:pPr>
        <w:pStyle w:val="CommentText"/>
      </w:pPr>
      <w:r>
        <w:rPr>
          <w:rStyle w:val="CommentReference"/>
        </w:rPr>
        <w:annotationRef/>
      </w:r>
      <w:r>
        <w:t>We do need to be careful with introducing bias if shifting to two nodes at a single site.</w:t>
      </w:r>
    </w:p>
  </w:comment>
  <w:comment w:id="30" w:author="Mike Ackerman" w:date="2023-08-14T10:09:00Z" w:initials="MA">
    <w:p w14:paraId="1DCAEC0F" w14:textId="77777777" w:rsidR="00FA1452" w:rsidRDefault="00FA1452" w:rsidP="00FA1452">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0CCECCFA" w14:textId="77777777" w:rsidR="00FA1452" w:rsidRDefault="00FA1452" w:rsidP="00FA1452">
      <w:pPr>
        <w:pStyle w:val="CommentText"/>
      </w:pPr>
    </w:p>
    <w:p w14:paraId="749A37E8" w14:textId="77777777" w:rsidR="00FA1452" w:rsidRDefault="00FA1452" w:rsidP="00FA1452">
      <w:pPr>
        <w:pStyle w:val="CommentText"/>
      </w:pPr>
      <w:r>
        <w:t>And agreed. If when considering changing a site to a two-pass configuration, and it's evident that the two passes won't be independent, we will revert to having another site upstream.</w:t>
      </w:r>
    </w:p>
  </w:comment>
  <w:comment w:id="31" w:author="FELDHAUS Joseph * ODFW" w:date="2023-10-11T14:28:00Z" w:initials="FJ*O">
    <w:p w14:paraId="5B5FBC1C" w14:textId="77777777" w:rsidR="00FA1452" w:rsidRDefault="00FA1452" w:rsidP="00FA1452">
      <w:pPr>
        <w:pStyle w:val="CommentText"/>
      </w:pPr>
      <w:r>
        <w:rPr>
          <w:rStyle w:val="CommentReference"/>
        </w:rPr>
        <w:annotationRef/>
      </w:r>
      <w:r>
        <w:t xml:space="preserve">Did you use Figure 1 or Figure 2 to generate this list?  In Figure 1, I think identifying the "high" and "low" precision sites is important, but from this table, it's not  clear which sites correspond to "high" and "low" precision monitoring. I suppose that is covered in Tables 4 to 14, but the one-stop location in Table 3 is appealing. This circles back to a comment I have in Figure 1 about whether or not we have existing sites represented by each potential outcome.    </w:t>
      </w:r>
    </w:p>
  </w:comment>
  <w:comment w:id="36" w:author="Mike Ackerman" w:date="2023-10-03T12:58:00Z" w:initials="MA">
    <w:p w14:paraId="50CCBA18" w14:textId="77777777" w:rsidR="002A52E4" w:rsidRDefault="002A52E4" w:rsidP="00344457">
      <w:pPr>
        <w:pStyle w:val="CommentText"/>
      </w:pPr>
      <w:r>
        <w:rPr>
          <w:rStyle w:val="CommentReference"/>
        </w:rPr>
        <w:annotationRef/>
      </w:r>
      <w:r>
        <w:t>It seems I may have neglected to include SW1 and SW2 here.</w:t>
      </w:r>
    </w:p>
  </w:comment>
  <w:comment w:id="37" w:author="FELDHAUS Joseph * ODFW" w:date="2023-10-11T14:29:00Z" w:initials="FJ*O">
    <w:p w14:paraId="08FBDE98" w14:textId="77777777" w:rsidR="00FA1452" w:rsidRDefault="00FA1452" w:rsidP="00FA1452">
      <w:pPr>
        <w:pStyle w:val="CommentText"/>
      </w:pPr>
      <w:r>
        <w:rPr>
          <w:rStyle w:val="CommentReference"/>
        </w:rPr>
        <w:annotationRef/>
      </w:r>
      <w:r>
        <w:t>To stay consistent with Figure 1 &amp; 2; should this say "Data Gap: candidate for IPTDS"?</w:t>
      </w:r>
    </w:p>
  </w:comment>
  <w:comment w:id="40" w:author="Copeland,Tim" w:date="2023-08-30T16:15:00Z" w:initials="TC">
    <w:p w14:paraId="4E3722D1" w14:textId="77777777" w:rsidR="002604DC" w:rsidRDefault="002604DC" w:rsidP="002604DC">
      <w:pPr>
        <w:pStyle w:val="CommentText"/>
      </w:pPr>
      <w:r>
        <w:rPr>
          <w:rStyle w:val="CommentReference"/>
        </w:rPr>
        <w:annotationRef/>
      </w:r>
      <w:r>
        <w:t>For Chinook, KRS is recommended for retention over ESS. See comments for steelhead in table below.</w:t>
      </w:r>
    </w:p>
  </w:comment>
  <w:comment w:id="41" w:author="FELDHAUS Joseph * ODFW" w:date="2023-10-11T14:53:00Z" w:initials="FJ*O">
    <w:p w14:paraId="4FACEF40" w14:textId="77777777" w:rsidR="00FA1452" w:rsidRDefault="00FA1452" w:rsidP="00FA1452">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42" w:author="Copeland,Tim" w:date="2023-08-30T16:32:00Z" w:initials="TC">
    <w:p w14:paraId="45421CEE" w14:textId="77777777" w:rsidR="002604DC" w:rsidRDefault="002604DC" w:rsidP="002604DC">
      <w:pPr>
        <w:pStyle w:val="CommentText"/>
      </w:pPr>
      <w:r>
        <w:rPr>
          <w:rStyle w:val="CommentReference"/>
        </w:rPr>
        <w:annotationRef/>
      </w:r>
      <w:r>
        <w:t>USI sits on private land with only a handshake agreement with the landowner.</w:t>
      </w:r>
    </w:p>
  </w:comment>
  <w:comment w:id="45" w:author="Mike Ackerman" w:date="2023-08-01T09:40:00Z" w:initials="MA">
    <w:p w14:paraId="2FB4CC67" w14:textId="77777777" w:rsidR="002604DC" w:rsidRDefault="002604DC" w:rsidP="002604DC">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46" w:author="Copeland,Tim" w:date="2023-08-30T16:31:00Z" w:initials="TC">
    <w:p w14:paraId="461269E7" w14:textId="77777777" w:rsidR="002604DC" w:rsidRDefault="002604DC" w:rsidP="002604DC">
      <w:pPr>
        <w:pStyle w:val="CommentText"/>
      </w:pPr>
      <w:r>
        <w:rPr>
          <w:rStyle w:val="CommentReference"/>
        </w:rPr>
        <w:annotationRef/>
      </w:r>
      <w:r>
        <w:t>Most of the good habitat in the East Fork SA is below the weir. The panels are usually pulled when flows go up +/or brood is met for the hatchery program.</w:t>
      </w:r>
    </w:p>
  </w:comment>
  <w:comment w:id="47" w:author="Copeland,Tim" w:date="2023-08-30T16:35:00Z" w:initials="TC">
    <w:p w14:paraId="115F5EC8" w14:textId="77777777" w:rsidR="002604DC" w:rsidRDefault="002604DC" w:rsidP="002604DC">
      <w:pPr>
        <w:pStyle w:val="CommentText"/>
      </w:pPr>
      <w:r>
        <w:rPr>
          <w:rStyle w:val="CommentReference"/>
        </w:rPr>
        <w:annotationRef/>
      </w:r>
      <w:r>
        <w:t>The weir covers almost all the high IP habitat in the population. USE doesn't add much for SRPAH.</w:t>
      </w:r>
    </w:p>
  </w:comment>
  <w:comment w:id="48" w:author="Copeland,Tim" w:date="2023-08-31T13:57:00Z" w:initials="TC">
    <w:p w14:paraId="75D4C581" w14:textId="77777777" w:rsidR="002604DC" w:rsidRDefault="002604DC" w:rsidP="002604DC">
      <w:pPr>
        <w:pStyle w:val="CommentText"/>
      </w:pPr>
      <w:r>
        <w:rPr>
          <w:rStyle w:val="CommentReference"/>
        </w:rPr>
        <w:annotationRef/>
      </w:r>
      <w:r>
        <w:t>These 4 monitor trib reconnects for the IMW</w:t>
      </w:r>
    </w:p>
  </w:comment>
  <w:comment w:id="49" w:author="Copeland,Tim" w:date="2023-08-30T16:37:00Z" w:initials="TC">
    <w:p w14:paraId="7F2AAAA7" w14:textId="77777777" w:rsidR="002604DC" w:rsidRDefault="002604DC" w:rsidP="002604DC">
      <w:pPr>
        <w:pStyle w:val="CommentText"/>
      </w:pPr>
      <w:r>
        <w:rPr>
          <w:rStyle w:val="CommentReference"/>
        </w:rPr>
        <w:annotationRef/>
      </w:r>
      <w:r>
        <w:t>Note that funding was added to the O&amp;M project to operate NFS.</w:t>
      </w:r>
    </w:p>
  </w:comment>
  <w:comment w:id="50" w:author="Copeland,Tim" w:date="2023-08-30T16:43:00Z" w:initials="TC">
    <w:p w14:paraId="29EB493D" w14:textId="77777777" w:rsidR="002604DC" w:rsidRDefault="002604DC" w:rsidP="002604DC">
      <w:pPr>
        <w:pStyle w:val="CommentText"/>
      </w:pPr>
      <w:r>
        <w:rPr>
          <w:rStyle w:val="CommentReference"/>
        </w:rPr>
        <w:annotationRef/>
      </w:r>
      <w:r>
        <w:t>Note that funds were added to the O&amp;M project to operate MAR.</w:t>
      </w:r>
    </w:p>
  </w:comment>
  <w:comment w:id="52" w:author="Copeland,Tim" w:date="2023-08-30T16:20:00Z" w:initials="TC">
    <w:p w14:paraId="229D17B1" w14:textId="77777777" w:rsidR="00FA1452" w:rsidRDefault="00FA1452" w:rsidP="00FA1452">
      <w:pPr>
        <w:pStyle w:val="CommentText"/>
      </w:pPr>
      <w:r>
        <w:rPr>
          <w:rStyle w:val="CommentReference"/>
        </w:rPr>
        <w:annotationRef/>
      </w:r>
      <w:r>
        <w:t>These cover the two main branches of the population. ESS covers 2 major SAs, while KRS covers 1 major &amp; 2 minor SAs. KRS is also a life cycle M&amp;E site for steelhead and Chinook. Currently we are giving the O&amp;M project funding to operate it.</w:t>
      </w:r>
    </w:p>
  </w:comment>
  <w:comment w:id="58" w:author="FELDHAUS Joseph * ODFW" w:date="2023-10-11T15:13:00Z" w:initials="FJ*O">
    <w:p w14:paraId="4044086F" w14:textId="77777777" w:rsidR="00D03C17" w:rsidRDefault="00D03C17" w:rsidP="00D03C17">
      <w:pPr>
        <w:pStyle w:val="CommentText"/>
      </w:pPr>
      <w:r>
        <w:rPr>
          <w:rStyle w:val="CommentReference"/>
        </w:rPr>
        <w:annotationRef/>
      </w:r>
      <w:r>
        <w:t>I don't know enough about the existing distribution of adult steelhead detections at BSC vs IR3.  From a completely Chinook centric point of view, IR3 has more value for informing detection efficiency at IR1 because the majority of the adult Chinook go past IR3, not BSC. For example, if 100 STS tags go over IR1 (assuming 100% detection efficiency), would 30% go over BSC and 70% over IR3?  When sites fall into this "grey area" of one or another, I think operational history is important combined with how useful the site is with informing detection efficiency of downstream sites like IR1.  Maybe BSC works amazing, but if it detects &lt;10 % of the tags, is it still useful for determining detection efficiency of IIR1?  An argument could be made that both BSC and IR3 are equally important.</w:t>
      </w:r>
    </w:p>
  </w:comment>
  <w:comment w:id="61" w:author="FELDHAUS Joseph * ODFW" w:date="2023-10-11T15:26:00Z" w:initials="FJ*O">
    <w:p w14:paraId="6B0BA711" w14:textId="77777777"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62" w:author="FELDHAUS Joseph * ODFW" w:date="2023-10-11T15:23:00Z" w:initials="FJ*O">
    <w:p w14:paraId="24CAE440" w14:textId="77777777" w:rsidR="00D03C17" w:rsidRDefault="00D03C17" w:rsidP="00D03C17">
      <w:pPr>
        <w:pStyle w:val="CommentText"/>
      </w:pPr>
      <w:r>
        <w:rPr>
          <w:rStyle w:val="CommentReference"/>
        </w:rPr>
        <w:annotationRef/>
      </w:r>
      <w:r>
        <w:t>Was this site upgraded in the summer of 2023?</w:t>
      </w:r>
    </w:p>
  </w:comment>
  <w:comment w:id="63" w:author="FELDHAUS Joseph * ODFW" w:date="2023-10-11T15:29:00Z" w:initials="FJ*O">
    <w:p w14:paraId="058F0450" w14:textId="77777777"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71" w:author="FELDHAUS Joseph * ODFW" w:date="2023-10-11T15:36:00Z" w:initials="FJ*O">
    <w:p w14:paraId="70757B88" w14:textId="77777777" w:rsidR="00D03C17" w:rsidRDefault="00D03C17" w:rsidP="00D03C17">
      <w:pPr>
        <w:pStyle w:val="CommentText"/>
      </w:pPr>
      <w:r>
        <w:rPr>
          <w:rStyle w:val="CommentReference"/>
        </w:rPr>
        <w:annotationRef/>
      </w:r>
      <w:r>
        <w:t xml:space="preserve">Since MR1 directly supports GRMIN and GRWEN directly supports GRWEN, it would seem like this provides an extra "vote" for the steelhead decision process to fund both sites for steelhead as well.  This "either or" debate is settled by the importance of these two sites to the listed chinook populations.  </w:t>
      </w:r>
    </w:p>
    <w:p w14:paraId="661109DD" w14:textId="77777777" w:rsidR="00D03C17" w:rsidRDefault="00D03C17" w:rsidP="00D03C17">
      <w:pPr>
        <w:pStyle w:val="CommentText"/>
      </w:pPr>
    </w:p>
    <w:p w14:paraId="36B45C72" w14:textId="77777777" w:rsidR="00D03C17" w:rsidRDefault="00D03C17" w:rsidP="00D03C17">
      <w:pPr>
        <w:pStyle w:val="CommentText"/>
      </w:pPr>
      <w:r>
        <w:t xml:space="preserve">While not currently part of the "decision structure" in Figure 1 and Figure 2, should we add an asterisk or comment to the decision matrix to "is site needed to ensure adequate monitoring for listed Chinook populations?"  </w:t>
      </w:r>
    </w:p>
  </w:comment>
  <w:comment w:id="72" w:author="FELDHAUS Joseph * ODFW" w:date="2023-10-11T15:39:00Z" w:initials="FJ*O">
    <w:p w14:paraId="224807C7" w14:textId="77777777" w:rsidR="00D03C17" w:rsidRDefault="00D03C17" w:rsidP="00D03C17">
      <w:pPr>
        <w:pStyle w:val="CommentText"/>
      </w:pPr>
      <w:r>
        <w:rPr>
          <w:rStyle w:val="CommentReference"/>
        </w:rPr>
        <w:annotationRef/>
      </w:r>
      <w:r>
        <w:t>BSC in interesting because for Chinook, it has no value according to the prioritization schematic.  Maybe this is another vote for IR3 for steelhead?</w:t>
      </w:r>
    </w:p>
  </w:comment>
  <w:comment w:id="73" w:author="FELDHAUS Joseph * ODFW" w:date="2023-10-11T15:40:00Z" w:initials="FJ*O">
    <w:p w14:paraId="39B74FFE" w14:textId="77777777" w:rsidR="00D03C17" w:rsidRDefault="00D03C17" w:rsidP="00D03C17">
      <w:pPr>
        <w:pStyle w:val="CommentText"/>
      </w:pPr>
      <w:r>
        <w:rPr>
          <w:rStyle w:val="CommentReference"/>
        </w:rPr>
        <w:annotationRef/>
      </w:r>
      <w:r>
        <w:t xml:space="preserve">My vote is IR3 because that site serves as a "downstream extent" of current spring/summer Chinook spawning.  </w:t>
      </w:r>
    </w:p>
  </w:comment>
  <w:comment w:id="74" w:author="FELDHAUS Joseph * ODFW" w:date="2023-10-11T15:46:00Z" w:initials="FJ*O">
    <w:p w14:paraId="136540A3" w14:textId="77777777"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77"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8"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79"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0814A18A" w15:done="0"/>
  <w15:commentEx w15:paraId="1A85E5BB" w15:paraIdParent="0814A18A" w15:done="0"/>
  <w15:commentEx w15:paraId="749A37E8" w15:paraIdParent="0814A18A" w15:done="0"/>
  <w15:commentEx w15:paraId="5B5FBC1C" w15:paraIdParent="0814A18A" w15:done="0"/>
  <w15:commentEx w15:paraId="50CCBA18" w15:done="0"/>
  <w15:commentEx w15:paraId="08FBDE98" w15:done="0"/>
  <w15:commentEx w15:paraId="4E3722D1" w15:done="0"/>
  <w15:commentEx w15:paraId="4FACEF40" w15:done="0"/>
  <w15:commentEx w15:paraId="45421CEE" w15:done="0"/>
  <w15:commentEx w15:paraId="2FB4CC67" w15:done="0"/>
  <w15:commentEx w15:paraId="461269E7" w15:paraIdParent="2FB4CC67" w15:done="0"/>
  <w15:commentEx w15:paraId="115F5EC8" w15:done="0"/>
  <w15:commentEx w15:paraId="75D4C581" w15:done="0"/>
  <w15:commentEx w15:paraId="7F2AAAA7" w15:done="0"/>
  <w15:commentEx w15:paraId="29EB493D" w15:done="0"/>
  <w15:commentEx w15:paraId="229D17B1" w15:done="0"/>
  <w15:commentEx w15:paraId="4044086F" w15:done="0"/>
  <w15:commentEx w15:paraId="6B0BA711" w15:done="0"/>
  <w15:commentEx w15:paraId="24CAE440" w15:done="0"/>
  <w15:commentEx w15:paraId="058F0450" w15:done="0"/>
  <w15:commentEx w15:paraId="36B45C72" w15:done="0"/>
  <w15:commentEx w15:paraId="224807C7" w15:done="0"/>
  <w15:commentEx w15:paraId="39B74FFE" w15:done="0"/>
  <w15:commentEx w15:paraId="136540A3" w15:done="0"/>
  <w15:commentEx w15:paraId="68E8A43F" w15:done="0"/>
  <w15:commentEx w15:paraId="44B03BD7"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87F3035" w16cex:dateUtc="2023-08-10T15:45:00Z"/>
  <w16cex:commentExtensible w16cex:durableId="287F3095" w16cex:dateUtc="2023-08-10T15:47:00Z"/>
  <w16cex:commentExtensible w16cex:durableId="28847BDA" w16cex:dateUtc="2023-08-14T16:09:00Z"/>
  <w16cex:commentExtensible w16cex:durableId="28D12FA4" w16cex:dateUtc="2023-10-11T21:28:00Z"/>
  <w16cex:commentExtensible w16cex:durableId="28C68E8C" w16cex:dateUtc="2023-10-03T18:58:00Z"/>
  <w16cex:commentExtensible w16cex:durableId="28D12FE5" w16cex:dateUtc="2023-10-11T21:29:00Z"/>
  <w16cex:commentExtensible w16cex:durableId="2899E9B2" w16cex:dateUtc="2023-08-30T22:15:00Z"/>
  <w16cex:commentExtensible w16cex:durableId="28D13582" w16cex:dateUtc="2023-10-11T21:53:00Z"/>
  <w16cex:commentExtensible w16cex:durableId="2899ED9E" w16cex:dateUtc="2023-08-30T22:32:00Z"/>
  <w16cex:commentExtensible w16cex:durableId="287351A4" w16cex:dateUtc="2023-08-01T15:40:00Z"/>
  <w16cex:commentExtensible w16cex:durableId="2899ED62" w16cex:dateUtc="2023-08-30T22:31:00Z"/>
  <w16cex:commentExtensible w16cex:durableId="2899EE5A" w16cex:dateUtc="2023-08-30T22:35:00Z"/>
  <w16cex:commentExtensible w16cex:durableId="289B1ACE" w16cex:dateUtc="2023-08-31T19:57:00Z"/>
  <w16cex:commentExtensible w16cex:durableId="2899EECC" w16cex:dateUtc="2023-08-30T22:37:00Z"/>
  <w16cex:commentExtensible w16cex:durableId="2899F03A" w16cex:dateUtc="2023-08-30T22:43:00Z"/>
  <w16cex:commentExtensible w16cex:durableId="2899EACE" w16cex:dateUtc="2023-08-30T22:20:00Z"/>
  <w16cex:commentExtensible w16cex:durableId="28D13A0A" w16cex:dateUtc="2023-10-11T22:13:00Z"/>
  <w16cex:commentExtensible w16cex:durableId="28D13D19" w16cex:dateUtc="2023-10-11T22:26:00Z"/>
  <w16cex:commentExtensible w16cex:durableId="28D13C82" w16cex:dateUtc="2023-10-11T22:23:00Z"/>
  <w16cex:commentExtensible w16cex:durableId="28D13DD9" w16cex:dateUtc="2023-10-11T22:29:00Z"/>
  <w16cex:commentExtensible w16cex:durableId="28D13F64" w16cex:dateUtc="2023-10-11T22:36:00Z"/>
  <w16cex:commentExtensible w16cex:durableId="28D14044" w16cex:dateUtc="2023-10-11T22:39:00Z"/>
  <w16cex:commentExtensible w16cex:durableId="28D14088" w16cex:dateUtc="2023-10-11T22:40:00Z"/>
  <w16cex:commentExtensible w16cex:durableId="28D141CB" w16cex:dateUtc="2023-10-11T22:46:00Z"/>
  <w16cex:commentExtensible w16cex:durableId="28849649" w16cex:dateUtc="2023-08-14T18:02:00Z"/>
  <w16cex:commentExtensible w16cex:durableId="28D1428A" w16cex:dateUtc="2023-10-11T22: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0814A18A" w16cid:durableId="287F3035"/>
  <w16cid:commentId w16cid:paraId="1A85E5BB" w16cid:durableId="287F3095"/>
  <w16cid:commentId w16cid:paraId="749A37E8" w16cid:durableId="28847BDA"/>
  <w16cid:commentId w16cid:paraId="5B5FBC1C" w16cid:durableId="28D12FA4"/>
  <w16cid:commentId w16cid:paraId="50CCBA18" w16cid:durableId="28C68E8C"/>
  <w16cid:commentId w16cid:paraId="08FBDE98" w16cid:durableId="28D12FE5"/>
  <w16cid:commentId w16cid:paraId="4E3722D1" w16cid:durableId="2899E9B2"/>
  <w16cid:commentId w16cid:paraId="4FACEF40" w16cid:durableId="28D13582"/>
  <w16cid:commentId w16cid:paraId="45421CEE" w16cid:durableId="2899ED9E"/>
  <w16cid:commentId w16cid:paraId="2FB4CC67" w16cid:durableId="287351A4"/>
  <w16cid:commentId w16cid:paraId="461269E7" w16cid:durableId="2899ED62"/>
  <w16cid:commentId w16cid:paraId="115F5EC8" w16cid:durableId="2899EE5A"/>
  <w16cid:commentId w16cid:paraId="75D4C581" w16cid:durableId="289B1ACE"/>
  <w16cid:commentId w16cid:paraId="7F2AAAA7" w16cid:durableId="2899EECC"/>
  <w16cid:commentId w16cid:paraId="29EB493D" w16cid:durableId="2899F03A"/>
  <w16cid:commentId w16cid:paraId="229D17B1" w16cid:durableId="2899EACE"/>
  <w16cid:commentId w16cid:paraId="4044086F" w16cid:durableId="28D13A0A"/>
  <w16cid:commentId w16cid:paraId="6B0BA711" w16cid:durableId="28D13D19"/>
  <w16cid:commentId w16cid:paraId="24CAE440" w16cid:durableId="28D13C82"/>
  <w16cid:commentId w16cid:paraId="058F0450" w16cid:durableId="28D13DD9"/>
  <w16cid:commentId w16cid:paraId="36B45C72" w16cid:durableId="28D13F64"/>
  <w16cid:commentId w16cid:paraId="224807C7" w16cid:durableId="28D14044"/>
  <w16cid:commentId w16cid:paraId="39B74FFE" w16cid:durableId="28D14088"/>
  <w16cid:commentId w16cid:paraId="136540A3" w16cid:durableId="28D141CB"/>
  <w16cid:commentId w16cid:paraId="68E8A43F" w16cid:durableId="28849649"/>
  <w16cid:commentId w16cid:paraId="44B03BD7" w16cid:durableId="28D1428A"/>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A5C63" w14:textId="77777777" w:rsidR="00ED1800" w:rsidRDefault="00ED1800" w:rsidP="00677DF7">
      <w:pPr>
        <w:spacing w:after="0" w:line="240" w:lineRule="auto"/>
      </w:pPr>
      <w:r>
        <w:separator/>
      </w:r>
    </w:p>
  </w:endnote>
  <w:endnote w:type="continuationSeparator" w:id="0">
    <w:p w14:paraId="55BB10C3" w14:textId="77777777" w:rsidR="00ED1800" w:rsidRDefault="00ED1800"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430D4" w14:textId="77777777" w:rsidR="00ED1800" w:rsidRDefault="00ED1800" w:rsidP="00677DF7">
      <w:pPr>
        <w:spacing w:after="0" w:line="240" w:lineRule="auto"/>
      </w:pPr>
      <w:r>
        <w:separator/>
      </w:r>
    </w:p>
  </w:footnote>
  <w:footnote w:type="continuationSeparator" w:id="0">
    <w:p w14:paraId="2E1F52C0" w14:textId="77777777" w:rsidR="00ED1800" w:rsidRDefault="00ED1800"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4B279DC3"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sidR="00397ED9">
        <w:rPr>
          <w:rFonts w:cs="Times New Roman"/>
          <w:sz w:val="18"/>
          <w:szCs w:val="18"/>
        </w:rPr>
        <w:t>sp</w:t>
      </w:r>
      <w:r w:rsidR="004C2978">
        <w:rPr>
          <w:rFonts w:cs="Times New Roman"/>
          <w:sz w:val="18"/>
          <w:szCs w:val="18"/>
        </w:rPr>
        <w:t>ring</w:t>
      </w:r>
      <w:r w:rsidR="00397ED9">
        <w:rPr>
          <w:rFonts w:cs="Times New Roman"/>
          <w:sz w:val="18"/>
          <w:szCs w:val="18"/>
        </w:rPr>
        <w:t>/su</w:t>
      </w:r>
      <w:r w:rsidR="004C2978">
        <w:rPr>
          <w:rFonts w:cs="Times New Roman"/>
          <w:sz w:val="18"/>
          <w:szCs w:val="18"/>
        </w:rPr>
        <w:t>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15">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8"/>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6"/>
  </w:num>
  <w:num w:numId="7" w16cid:durableId="386998980">
    <w:abstractNumId w:val="10"/>
  </w:num>
  <w:num w:numId="8" w16cid:durableId="1909416681">
    <w:abstractNumId w:val="4"/>
  </w:num>
  <w:num w:numId="9" w16cid:durableId="1859849830">
    <w:abstractNumId w:val="7"/>
  </w:num>
  <w:num w:numId="10" w16cid:durableId="1285624822">
    <w:abstractNumId w:val="9"/>
  </w:num>
  <w:num w:numId="11" w16cid:durableId="176044474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622EA"/>
    <w:rsid w:val="00162C3B"/>
    <w:rsid w:val="00170F90"/>
    <w:rsid w:val="001746E3"/>
    <w:rsid w:val="001754C4"/>
    <w:rsid w:val="00186027"/>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0EB0"/>
    <w:rsid w:val="001F188D"/>
    <w:rsid w:val="001F235F"/>
    <w:rsid w:val="001F3708"/>
    <w:rsid w:val="001F58DF"/>
    <w:rsid w:val="001F63AF"/>
    <w:rsid w:val="002007E7"/>
    <w:rsid w:val="002028F6"/>
    <w:rsid w:val="002050AA"/>
    <w:rsid w:val="00221697"/>
    <w:rsid w:val="00224289"/>
    <w:rsid w:val="002269B3"/>
    <w:rsid w:val="00234B2E"/>
    <w:rsid w:val="00235B59"/>
    <w:rsid w:val="00246CBC"/>
    <w:rsid w:val="0025120B"/>
    <w:rsid w:val="002604DC"/>
    <w:rsid w:val="00277F55"/>
    <w:rsid w:val="002878C4"/>
    <w:rsid w:val="00294461"/>
    <w:rsid w:val="002A00A7"/>
    <w:rsid w:val="002A1432"/>
    <w:rsid w:val="002A39E5"/>
    <w:rsid w:val="002A52E4"/>
    <w:rsid w:val="002B3221"/>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2978"/>
    <w:rsid w:val="004C6495"/>
    <w:rsid w:val="004C7636"/>
    <w:rsid w:val="004D41A5"/>
    <w:rsid w:val="004D5B49"/>
    <w:rsid w:val="004D7C9A"/>
    <w:rsid w:val="004F2854"/>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F67"/>
    <w:rsid w:val="00541EC6"/>
    <w:rsid w:val="005439D8"/>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5F3C57"/>
    <w:rsid w:val="00603375"/>
    <w:rsid w:val="00606230"/>
    <w:rsid w:val="00614D2A"/>
    <w:rsid w:val="00617CB9"/>
    <w:rsid w:val="00622238"/>
    <w:rsid w:val="0062321B"/>
    <w:rsid w:val="00630607"/>
    <w:rsid w:val="0063685F"/>
    <w:rsid w:val="006377EF"/>
    <w:rsid w:val="006378FD"/>
    <w:rsid w:val="00637C2F"/>
    <w:rsid w:val="006452D6"/>
    <w:rsid w:val="00654F20"/>
    <w:rsid w:val="00655AFA"/>
    <w:rsid w:val="00663819"/>
    <w:rsid w:val="00663998"/>
    <w:rsid w:val="006720C9"/>
    <w:rsid w:val="00676EE1"/>
    <w:rsid w:val="00677DF7"/>
    <w:rsid w:val="0069045D"/>
    <w:rsid w:val="00692306"/>
    <w:rsid w:val="00696E51"/>
    <w:rsid w:val="006C5786"/>
    <w:rsid w:val="006D6B3E"/>
    <w:rsid w:val="006E2AF4"/>
    <w:rsid w:val="006E2FC8"/>
    <w:rsid w:val="006E62AF"/>
    <w:rsid w:val="006F4996"/>
    <w:rsid w:val="0070086B"/>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92B7D"/>
    <w:rsid w:val="00797C9A"/>
    <w:rsid w:val="007A1E19"/>
    <w:rsid w:val="007A739C"/>
    <w:rsid w:val="007B4BA0"/>
    <w:rsid w:val="007C28D5"/>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620"/>
    <w:rsid w:val="008A3F5D"/>
    <w:rsid w:val="008A47C3"/>
    <w:rsid w:val="008C4BCA"/>
    <w:rsid w:val="008C72E4"/>
    <w:rsid w:val="008D2834"/>
    <w:rsid w:val="008D4780"/>
    <w:rsid w:val="008D560B"/>
    <w:rsid w:val="008E2FE2"/>
    <w:rsid w:val="008E4335"/>
    <w:rsid w:val="008E6BA7"/>
    <w:rsid w:val="008F154B"/>
    <w:rsid w:val="008F47BC"/>
    <w:rsid w:val="008F65F8"/>
    <w:rsid w:val="008F6A2A"/>
    <w:rsid w:val="00904D66"/>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43BF"/>
    <w:rsid w:val="009B6ED0"/>
    <w:rsid w:val="009C29F6"/>
    <w:rsid w:val="009D0D48"/>
    <w:rsid w:val="009D5A2D"/>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57E20"/>
    <w:rsid w:val="00A60D76"/>
    <w:rsid w:val="00A72EAA"/>
    <w:rsid w:val="00A80FB5"/>
    <w:rsid w:val="00A868D5"/>
    <w:rsid w:val="00A86F2A"/>
    <w:rsid w:val="00A951AF"/>
    <w:rsid w:val="00AA3331"/>
    <w:rsid w:val="00AB0ED4"/>
    <w:rsid w:val="00AB53A5"/>
    <w:rsid w:val="00AC0353"/>
    <w:rsid w:val="00AC40E1"/>
    <w:rsid w:val="00AD1A03"/>
    <w:rsid w:val="00AD386E"/>
    <w:rsid w:val="00AF0869"/>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931B2"/>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61899"/>
    <w:rsid w:val="00C62069"/>
    <w:rsid w:val="00C63F85"/>
    <w:rsid w:val="00C643DA"/>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F570E"/>
    <w:rsid w:val="00D00365"/>
    <w:rsid w:val="00D03C17"/>
    <w:rsid w:val="00D153BC"/>
    <w:rsid w:val="00D20DCB"/>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0A9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800"/>
    <w:rsid w:val="00ED19B5"/>
    <w:rsid w:val="00ED7D46"/>
    <w:rsid w:val="00F00ADA"/>
    <w:rsid w:val="00F02AE6"/>
    <w:rsid w:val="00F041B0"/>
    <w:rsid w:val="00F14E97"/>
    <w:rsid w:val="00F178D5"/>
    <w:rsid w:val="00F17C9E"/>
    <w:rsid w:val="00F207A3"/>
    <w:rsid w:val="00F24F6E"/>
    <w:rsid w:val="00F27DFE"/>
    <w:rsid w:val="00F32410"/>
    <w:rsid w:val="00F33A32"/>
    <w:rsid w:val="00F3413A"/>
    <w:rsid w:val="00F40221"/>
    <w:rsid w:val="00F50506"/>
    <w:rsid w:val="00F559E0"/>
    <w:rsid w:val="00F651EE"/>
    <w:rsid w:val="00F67E37"/>
    <w:rsid w:val="00F75DE8"/>
    <w:rsid w:val="00F76F5A"/>
    <w:rsid w:val="00F836DB"/>
    <w:rsid w:val="00F85983"/>
    <w:rsid w:val="00F87A62"/>
    <w:rsid w:val="00F97286"/>
    <w:rsid w:val="00FA1452"/>
    <w:rsid w:val="00FA1EC1"/>
    <w:rsid w:val="00FA2A89"/>
    <w:rsid w:val="00FA4C40"/>
    <w:rsid w:val="00FB3BC2"/>
    <w:rsid w:val="00FC0CE8"/>
    <w:rsid w:val="00FC56E6"/>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39</Pages>
  <Words>11995</Words>
  <Characters>68372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253</cp:revision>
  <cp:lastPrinted>2024-04-05T13:34:00Z</cp:lastPrinted>
  <dcterms:created xsi:type="dcterms:W3CDTF">2023-08-10T16:38:00Z</dcterms:created>
  <dcterms:modified xsi:type="dcterms:W3CDTF">2024-04-05T13:49:00Z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