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11D4D803"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w:t>
      </w:r>
      <w:r w:rsidR="00243CE2">
        <w:rPr>
          <w:rFonts w:cs="Times New Roman"/>
          <w:sz w:val="24"/>
          <w:szCs w:val="24"/>
        </w:rPr>
        <w:t>7</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757E515E">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1E50CA">
      <w:pPr>
        <w:jc w:val="both"/>
      </w:pPr>
      <w:r>
        <w:rPr>
          <w:b/>
          <w:bCs/>
        </w:rPr>
        <w:t xml:space="preserve">Primary Contributors: </w:t>
      </w:r>
      <w:r>
        <w:t>Michael W. Ackerman (NPT), Joseph Bumgarner (WDFW), Timothy Copeland (IDFG), Ethan Crawford (WDFW), Joseph W. Feldhaus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18E4FBAF" w14:textId="3334D225" w:rsidR="003E564D"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42410" w:history="1">
            <w:r w:rsidR="003E564D" w:rsidRPr="00F3021B">
              <w:rPr>
                <w:rStyle w:val="Hyperlink"/>
                <w:noProof/>
              </w:rPr>
              <w:t>BACKGROUND</w:t>
            </w:r>
            <w:r w:rsidR="003E564D">
              <w:rPr>
                <w:noProof/>
                <w:webHidden/>
              </w:rPr>
              <w:tab/>
            </w:r>
            <w:r w:rsidR="003E564D">
              <w:rPr>
                <w:noProof/>
                <w:webHidden/>
              </w:rPr>
              <w:fldChar w:fldCharType="begin"/>
            </w:r>
            <w:r w:rsidR="003E564D">
              <w:rPr>
                <w:noProof/>
                <w:webHidden/>
              </w:rPr>
              <w:instrText xml:space="preserve"> PAGEREF _Toc164242410 \h </w:instrText>
            </w:r>
            <w:r w:rsidR="003E564D">
              <w:rPr>
                <w:noProof/>
                <w:webHidden/>
              </w:rPr>
            </w:r>
            <w:r w:rsidR="003E564D">
              <w:rPr>
                <w:noProof/>
                <w:webHidden/>
              </w:rPr>
              <w:fldChar w:fldCharType="separate"/>
            </w:r>
            <w:r w:rsidR="003E564D">
              <w:rPr>
                <w:noProof/>
                <w:webHidden/>
              </w:rPr>
              <w:t>1</w:t>
            </w:r>
            <w:r w:rsidR="003E564D">
              <w:rPr>
                <w:noProof/>
                <w:webHidden/>
              </w:rPr>
              <w:fldChar w:fldCharType="end"/>
            </w:r>
          </w:hyperlink>
        </w:p>
        <w:p w14:paraId="23982C50" w14:textId="7D9101DF" w:rsidR="003E564D" w:rsidRDefault="00000000">
          <w:pPr>
            <w:pStyle w:val="TOC2"/>
            <w:tabs>
              <w:tab w:val="right" w:leader="dot" w:pos="9350"/>
            </w:tabs>
            <w:rPr>
              <w:rFonts w:asciiTheme="minorHAnsi" w:eastAsiaTheme="minorEastAsia" w:hAnsiTheme="minorHAnsi"/>
              <w:noProof/>
            </w:rPr>
          </w:pPr>
          <w:hyperlink w:anchor="_Toc164242411" w:history="1">
            <w:r w:rsidR="003E564D" w:rsidRPr="00F3021B">
              <w:rPr>
                <w:rStyle w:val="Hyperlink"/>
                <w:noProof/>
              </w:rPr>
              <w:t>Objectives</w:t>
            </w:r>
            <w:r w:rsidR="003E564D">
              <w:rPr>
                <w:noProof/>
                <w:webHidden/>
              </w:rPr>
              <w:tab/>
            </w:r>
            <w:r w:rsidR="003E564D">
              <w:rPr>
                <w:noProof/>
                <w:webHidden/>
              </w:rPr>
              <w:fldChar w:fldCharType="begin"/>
            </w:r>
            <w:r w:rsidR="003E564D">
              <w:rPr>
                <w:noProof/>
                <w:webHidden/>
              </w:rPr>
              <w:instrText xml:space="preserve"> PAGEREF _Toc164242411 \h </w:instrText>
            </w:r>
            <w:r w:rsidR="003E564D">
              <w:rPr>
                <w:noProof/>
                <w:webHidden/>
              </w:rPr>
            </w:r>
            <w:r w:rsidR="003E564D">
              <w:rPr>
                <w:noProof/>
                <w:webHidden/>
              </w:rPr>
              <w:fldChar w:fldCharType="separate"/>
            </w:r>
            <w:r w:rsidR="003E564D">
              <w:rPr>
                <w:noProof/>
                <w:webHidden/>
              </w:rPr>
              <w:t>1</w:t>
            </w:r>
            <w:r w:rsidR="003E564D">
              <w:rPr>
                <w:noProof/>
                <w:webHidden/>
              </w:rPr>
              <w:fldChar w:fldCharType="end"/>
            </w:r>
          </w:hyperlink>
        </w:p>
        <w:p w14:paraId="1FE8B455" w14:textId="7B4BA14E" w:rsidR="003E564D" w:rsidRDefault="00000000">
          <w:pPr>
            <w:pStyle w:val="TOC1"/>
            <w:rPr>
              <w:rFonts w:asciiTheme="minorHAnsi" w:eastAsiaTheme="minorEastAsia" w:hAnsiTheme="minorHAnsi"/>
              <w:noProof/>
            </w:rPr>
          </w:pPr>
          <w:hyperlink w:anchor="_Toc164242412" w:history="1">
            <w:r w:rsidR="003E564D" w:rsidRPr="00F3021B">
              <w:rPr>
                <w:rStyle w:val="Hyperlink"/>
                <w:noProof/>
              </w:rPr>
              <w:t>GENERAL APPROACH</w:t>
            </w:r>
            <w:r w:rsidR="003E564D">
              <w:rPr>
                <w:noProof/>
                <w:webHidden/>
              </w:rPr>
              <w:tab/>
            </w:r>
            <w:r w:rsidR="003E564D">
              <w:rPr>
                <w:noProof/>
                <w:webHidden/>
              </w:rPr>
              <w:fldChar w:fldCharType="begin"/>
            </w:r>
            <w:r w:rsidR="003E564D">
              <w:rPr>
                <w:noProof/>
                <w:webHidden/>
              </w:rPr>
              <w:instrText xml:space="preserve"> PAGEREF _Toc164242412 \h </w:instrText>
            </w:r>
            <w:r w:rsidR="003E564D">
              <w:rPr>
                <w:noProof/>
                <w:webHidden/>
              </w:rPr>
            </w:r>
            <w:r w:rsidR="003E564D">
              <w:rPr>
                <w:noProof/>
                <w:webHidden/>
              </w:rPr>
              <w:fldChar w:fldCharType="separate"/>
            </w:r>
            <w:r w:rsidR="003E564D">
              <w:rPr>
                <w:noProof/>
                <w:webHidden/>
              </w:rPr>
              <w:t>1</w:t>
            </w:r>
            <w:r w:rsidR="003E564D">
              <w:rPr>
                <w:noProof/>
                <w:webHidden/>
              </w:rPr>
              <w:fldChar w:fldCharType="end"/>
            </w:r>
          </w:hyperlink>
        </w:p>
        <w:p w14:paraId="3D5AEE5B" w14:textId="77376AED" w:rsidR="003E564D" w:rsidRDefault="00000000">
          <w:pPr>
            <w:pStyle w:val="TOC2"/>
            <w:tabs>
              <w:tab w:val="right" w:leader="dot" w:pos="9350"/>
            </w:tabs>
            <w:rPr>
              <w:rFonts w:asciiTheme="minorHAnsi" w:eastAsiaTheme="minorEastAsia" w:hAnsiTheme="minorHAnsi"/>
              <w:noProof/>
            </w:rPr>
          </w:pPr>
          <w:hyperlink w:anchor="_Toc164242413" w:history="1">
            <w:r w:rsidR="003E564D" w:rsidRPr="00F3021B">
              <w:rPr>
                <w:rStyle w:val="Hyperlink"/>
                <w:noProof/>
              </w:rPr>
              <w:t>Abundance</w:t>
            </w:r>
            <w:r w:rsidR="003E564D">
              <w:rPr>
                <w:noProof/>
                <w:webHidden/>
              </w:rPr>
              <w:tab/>
            </w:r>
            <w:r w:rsidR="003E564D">
              <w:rPr>
                <w:noProof/>
                <w:webHidden/>
              </w:rPr>
              <w:fldChar w:fldCharType="begin"/>
            </w:r>
            <w:r w:rsidR="003E564D">
              <w:rPr>
                <w:noProof/>
                <w:webHidden/>
              </w:rPr>
              <w:instrText xml:space="preserve"> PAGEREF _Toc164242413 \h </w:instrText>
            </w:r>
            <w:r w:rsidR="003E564D">
              <w:rPr>
                <w:noProof/>
                <w:webHidden/>
              </w:rPr>
            </w:r>
            <w:r w:rsidR="003E564D">
              <w:rPr>
                <w:noProof/>
                <w:webHidden/>
              </w:rPr>
              <w:fldChar w:fldCharType="separate"/>
            </w:r>
            <w:r w:rsidR="003E564D">
              <w:rPr>
                <w:noProof/>
                <w:webHidden/>
              </w:rPr>
              <w:t>2</w:t>
            </w:r>
            <w:r w:rsidR="003E564D">
              <w:rPr>
                <w:noProof/>
                <w:webHidden/>
              </w:rPr>
              <w:fldChar w:fldCharType="end"/>
            </w:r>
          </w:hyperlink>
        </w:p>
        <w:p w14:paraId="6476EBDA" w14:textId="04D97964" w:rsidR="003E564D" w:rsidRDefault="00000000">
          <w:pPr>
            <w:pStyle w:val="TOC2"/>
            <w:tabs>
              <w:tab w:val="right" w:leader="dot" w:pos="9350"/>
            </w:tabs>
            <w:rPr>
              <w:rFonts w:asciiTheme="minorHAnsi" w:eastAsiaTheme="minorEastAsia" w:hAnsiTheme="minorHAnsi"/>
              <w:noProof/>
            </w:rPr>
          </w:pPr>
          <w:hyperlink w:anchor="_Toc164242414" w:history="1">
            <w:r w:rsidR="003E564D" w:rsidRPr="00F3021B">
              <w:rPr>
                <w:rStyle w:val="Hyperlink"/>
                <w:noProof/>
              </w:rPr>
              <w:t>Productivity</w:t>
            </w:r>
            <w:r w:rsidR="003E564D">
              <w:rPr>
                <w:noProof/>
                <w:webHidden/>
              </w:rPr>
              <w:tab/>
            </w:r>
            <w:r w:rsidR="003E564D">
              <w:rPr>
                <w:noProof/>
                <w:webHidden/>
              </w:rPr>
              <w:fldChar w:fldCharType="begin"/>
            </w:r>
            <w:r w:rsidR="003E564D">
              <w:rPr>
                <w:noProof/>
                <w:webHidden/>
              </w:rPr>
              <w:instrText xml:space="preserve"> PAGEREF _Toc164242414 \h </w:instrText>
            </w:r>
            <w:r w:rsidR="003E564D">
              <w:rPr>
                <w:noProof/>
                <w:webHidden/>
              </w:rPr>
            </w:r>
            <w:r w:rsidR="003E564D">
              <w:rPr>
                <w:noProof/>
                <w:webHidden/>
              </w:rPr>
              <w:fldChar w:fldCharType="separate"/>
            </w:r>
            <w:r w:rsidR="003E564D">
              <w:rPr>
                <w:noProof/>
                <w:webHidden/>
              </w:rPr>
              <w:t>2</w:t>
            </w:r>
            <w:r w:rsidR="003E564D">
              <w:rPr>
                <w:noProof/>
                <w:webHidden/>
              </w:rPr>
              <w:fldChar w:fldCharType="end"/>
            </w:r>
          </w:hyperlink>
        </w:p>
        <w:p w14:paraId="4142FF62" w14:textId="25613985" w:rsidR="003E564D" w:rsidRDefault="00000000">
          <w:pPr>
            <w:pStyle w:val="TOC2"/>
            <w:tabs>
              <w:tab w:val="right" w:leader="dot" w:pos="9350"/>
            </w:tabs>
            <w:rPr>
              <w:rFonts w:asciiTheme="minorHAnsi" w:eastAsiaTheme="minorEastAsia" w:hAnsiTheme="minorHAnsi"/>
              <w:noProof/>
            </w:rPr>
          </w:pPr>
          <w:hyperlink w:anchor="_Toc164242415" w:history="1">
            <w:r w:rsidR="003E564D" w:rsidRPr="00F3021B">
              <w:rPr>
                <w:rStyle w:val="Hyperlink"/>
                <w:noProof/>
              </w:rPr>
              <w:t>Spatial Structure</w:t>
            </w:r>
            <w:r w:rsidR="003E564D">
              <w:rPr>
                <w:noProof/>
                <w:webHidden/>
              </w:rPr>
              <w:tab/>
            </w:r>
            <w:r w:rsidR="003E564D">
              <w:rPr>
                <w:noProof/>
                <w:webHidden/>
              </w:rPr>
              <w:fldChar w:fldCharType="begin"/>
            </w:r>
            <w:r w:rsidR="003E564D">
              <w:rPr>
                <w:noProof/>
                <w:webHidden/>
              </w:rPr>
              <w:instrText xml:space="preserve"> PAGEREF _Toc164242415 \h </w:instrText>
            </w:r>
            <w:r w:rsidR="003E564D">
              <w:rPr>
                <w:noProof/>
                <w:webHidden/>
              </w:rPr>
            </w:r>
            <w:r w:rsidR="003E564D">
              <w:rPr>
                <w:noProof/>
                <w:webHidden/>
              </w:rPr>
              <w:fldChar w:fldCharType="separate"/>
            </w:r>
            <w:r w:rsidR="003E564D">
              <w:rPr>
                <w:noProof/>
                <w:webHidden/>
              </w:rPr>
              <w:t>2</w:t>
            </w:r>
            <w:r w:rsidR="003E564D">
              <w:rPr>
                <w:noProof/>
                <w:webHidden/>
              </w:rPr>
              <w:fldChar w:fldCharType="end"/>
            </w:r>
          </w:hyperlink>
        </w:p>
        <w:p w14:paraId="424C2FBD" w14:textId="4086F8C1" w:rsidR="003E564D" w:rsidRDefault="00000000">
          <w:pPr>
            <w:pStyle w:val="TOC2"/>
            <w:tabs>
              <w:tab w:val="right" w:leader="dot" w:pos="9350"/>
            </w:tabs>
            <w:rPr>
              <w:rFonts w:asciiTheme="minorHAnsi" w:eastAsiaTheme="minorEastAsia" w:hAnsiTheme="minorHAnsi"/>
              <w:noProof/>
            </w:rPr>
          </w:pPr>
          <w:hyperlink w:anchor="_Toc164242416" w:history="1">
            <w:r w:rsidR="003E564D" w:rsidRPr="00F3021B">
              <w:rPr>
                <w:rStyle w:val="Hyperlink"/>
                <w:noProof/>
              </w:rPr>
              <w:t>Diversity</w:t>
            </w:r>
            <w:r w:rsidR="003E564D">
              <w:rPr>
                <w:noProof/>
                <w:webHidden/>
              </w:rPr>
              <w:tab/>
            </w:r>
            <w:r w:rsidR="003E564D">
              <w:rPr>
                <w:noProof/>
                <w:webHidden/>
              </w:rPr>
              <w:fldChar w:fldCharType="begin"/>
            </w:r>
            <w:r w:rsidR="003E564D">
              <w:rPr>
                <w:noProof/>
                <w:webHidden/>
              </w:rPr>
              <w:instrText xml:space="preserve"> PAGEREF _Toc164242416 \h </w:instrText>
            </w:r>
            <w:r w:rsidR="003E564D">
              <w:rPr>
                <w:noProof/>
                <w:webHidden/>
              </w:rPr>
            </w:r>
            <w:r w:rsidR="003E564D">
              <w:rPr>
                <w:noProof/>
                <w:webHidden/>
              </w:rPr>
              <w:fldChar w:fldCharType="separate"/>
            </w:r>
            <w:r w:rsidR="003E564D">
              <w:rPr>
                <w:noProof/>
                <w:webHidden/>
              </w:rPr>
              <w:t>2</w:t>
            </w:r>
            <w:r w:rsidR="003E564D">
              <w:rPr>
                <w:noProof/>
                <w:webHidden/>
              </w:rPr>
              <w:fldChar w:fldCharType="end"/>
            </w:r>
          </w:hyperlink>
        </w:p>
        <w:p w14:paraId="7FD03707" w14:textId="1D9E4DD6" w:rsidR="003E564D" w:rsidRDefault="00000000">
          <w:pPr>
            <w:pStyle w:val="TOC1"/>
            <w:rPr>
              <w:rFonts w:asciiTheme="minorHAnsi" w:eastAsiaTheme="minorEastAsia" w:hAnsiTheme="minorHAnsi"/>
              <w:noProof/>
            </w:rPr>
          </w:pPr>
          <w:hyperlink w:anchor="_Toc164242417" w:history="1">
            <w:r w:rsidR="003E564D" w:rsidRPr="00F3021B">
              <w:rPr>
                <w:rStyle w:val="Hyperlink"/>
                <w:noProof/>
              </w:rPr>
              <w:t>PRIORITIZATION FRAMEWORK</w:t>
            </w:r>
            <w:r w:rsidR="003E564D">
              <w:rPr>
                <w:noProof/>
                <w:webHidden/>
              </w:rPr>
              <w:tab/>
            </w:r>
            <w:r w:rsidR="003E564D">
              <w:rPr>
                <w:noProof/>
                <w:webHidden/>
              </w:rPr>
              <w:fldChar w:fldCharType="begin"/>
            </w:r>
            <w:r w:rsidR="003E564D">
              <w:rPr>
                <w:noProof/>
                <w:webHidden/>
              </w:rPr>
              <w:instrText xml:space="preserve"> PAGEREF _Toc164242417 \h </w:instrText>
            </w:r>
            <w:r w:rsidR="003E564D">
              <w:rPr>
                <w:noProof/>
                <w:webHidden/>
              </w:rPr>
            </w:r>
            <w:r w:rsidR="003E564D">
              <w:rPr>
                <w:noProof/>
                <w:webHidden/>
              </w:rPr>
              <w:fldChar w:fldCharType="separate"/>
            </w:r>
            <w:r w:rsidR="003E564D">
              <w:rPr>
                <w:noProof/>
                <w:webHidden/>
              </w:rPr>
              <w:t>2</w:t>
            </w:r>
            <w:r w:rsidR="003E564D">
              <w:rPr>
                <w:noProof/>
                <w:webHidden/>
              </w:rPr>
              <w:fldChar w:fldCharType="end"/>
            </w:r>
          </w:hyperlink>
        </w:p>
        <w:p w14:paraId="71DC11C8" w14:textId="153613B0" w:rsidR="003E564D" w:rsidRDefault="00000000">
          <w:pPr>
            <w:pStyle w:val="TOC2"/>
            <w:tabs>
              <w:tab w:val="right" w:leader="dot" w:pos="9350"/>
            </w:tabs>
            <w:rPr>
              <w:rFonts w:asciiTheme="minorHAnsi" w:eastAsiaTheme="minorEastAsia" w:hAnsiTheme="minorHAnsi"/>
              <w:noProof/>
            </w:rPr>
          </w:pPr>
          <w:hyperlink w:anchor="_Toc164242418" w:history="1">
            <w:r w:rsidR="003E564D" w:rsidRPr="00F3021B">
              <w:rPr>
                <w:rStyle w:val="Hyperlink"/>
                <w:noProof/>
              </w:rPr>
              <w:t>Additional Considerations</w:t>
            </w:r>
            <w:r w:rsidR="003E564D">
              <w:rPr>
                <w:noProof/>
                <w:webHidden/>
              </w:rPr>
              <w:tab/>
            </w:r>
            <w:r w:rsidR="003E564D">
              <w:rPr>
                <w:noProof/>
                <w:webHidden/>
              </w:rPr>
              <w:fldChar w:fldCharType="begin"/>
            </w:r>
            <w:r w:rsidR="003E564D">
              <w:rPr>
                <w:noProof/>
                <w:webHidden/>
              </w:rPr>
              <w:instrText xml:space="preserve"> PAGEREF _Toc164242418 \h </w:instrText>
            </w:r>
            <w:r w:rsidR="003E564D">
              <w:rPr>
                <w:noProof/>
                <w:webHidden/>
              </w:rPr>
            </w:r>
            <w:r w:rsidR="003E564D">
              <w:rPr>
                <w:noProof/>
                <w:webHidden/>
              </w:rPr>
              <w:fldChar w:fldCharType="separate"/>
            </w:r>
            <w:r w:rsidR="003E564D">
              <w:rPr>
                <w:noProof/>
                <w:webHidden/>
              </w:rPr>
              <w:t>8</w:t>
            </w:r>
            <w:r w:rsidR="003E564D">
              <w:rPr>
                <w:noProof/>
                <w:webHidden/>
              </w:rPr>
              <w:fldChar w:fldCharType="end"/>
            </w:r>
          </w:hyperlink>
        </w:p>
        <w:p w14:paraId="22A32ACE" w14:textId="7BB31F35" w:rsidR="003E564D" w:rsidRDefault="00000000">
          <w:pPr>
            <w:pStyle w:val="TOC1"/>
            <w:rPr>
              <w:rFonts w:asciiTheme="minorHAnsi" w:eastAsiaTheme="minorEastAsia" w:hAnsiTheme="minorHAnsi"/>
              <w:noProof/>
            </w:rPr>
          </w:pPr>
          <w:hyperlink w:anchor="_Toc164242419" w:history="1">
            <w:r w:rsidR="003E564D" w:rsidRPr="00F3021B">
              <w:rPr>
                <w:rStyle w:val="Hyperlink"/>
                <w:noProof/>
              </w:rPr>
              <w:t>RESULTS</w:t>
            </w:r>
            <w:r w:rsidR="003E564D">
              <w:rPr>
                <w:noProof/>
                <w:webHidden/>
              </w:rPr>
              <w:tab/>
            </w:r>
            <w:r w:rsidR="003E564D">
              <w:rPr>
                <w:noProof/>
                <w:webHidden/>
              </w:rPr>
              <w:fldChar w:fldCharType="begin"/>
            </w:r>
            <w:r w:rsidR="003E564D">
              <w:rPr>
                <w:noProof/>
                <w:webHidden/>
              </w:rPr>
              <w:instrText xml:space="preserve"> PAGEREF _Toc164242419 \h </w:instrText>
            </w:r>
            <w:r w:rsidR="003E564D">
              <w:rPr>
                <w:noProof/>
                <w:webHidden/>
              </w:rPr>
            </w:r>
            <w:r w:rsidR="003E564D">
              <w:rPr>
                <w:noProof/>
                <w:webHidden/>
              </w:rPr>
              <w:fldChar w:fldCharType="separate"/>
            </w:r>
            <w:r w:rsidR="003E564D">
              <w:rPr>
                <w:noProof/>
                <w:webHidden/>
              </w:rPr>
              <w:t>8</w:t>
            </w:r>
            <w:r w:rsidR="003E564D">
              <w:rPr>
                <w:noProof/>
                <w:webHidden/>
              </w:rPr>
              <w:fldChar w:fldCharType="end"/>
            </w:r>
          </w:hyperlink>
        </w:p>
        <w:p w14:paraId="68ADF222" w14:textId="74FA1FE2" w:rsidR="003E564D" w:rsidRDefault="00000000">
          <w:pPr>
            <w:pStyle w:val="TOC2"/>
            <w:tabs>
              <w:tab w:val="right" w:leader="dot" w:pos="9350"/>
            </w:tabs>
            <w:rPr>
              <w:rFonts w:asciiTheme="minorHAnsi" w:eastAsiaTheme="minorEastAsia" w:hAnsiTheme="minorHAnsi"/>
              <w:noProof/>
            </w:rPr>
          </w:pPr>
          <w:hyperlink w:anchor="_Toc164242420" w:history="1">
            <w:r w:rsidR="003E564D" w:rsidRPr="00F3021B">
              <w:rPr>
                <w:rStyle w:val="Hyperlink"/>
                <w:noProof/>
              </w:rPr>
              <w:t>Synopsis</w:t>
            </w:r>
            <w:r w:rsidR="003E564D">
              <w:rPr>
                <w:noProof/>
                <w:webHidden/>
              </w:rPr>
              <w:tab/>
            </w:r>
            <w:r w:rsidR="003E564D">
              <w:rPr>
                <w:noProof/>
                <w:webHidden/>
              </w:rPr>
              <w:fldChar w:fldCharType="begin"/>
            </w:r>
            <w:r w:rsidR="003E564D">
              <w:rPr>
                <w:noProof/>
                <w:webHidden/>
              </w:rPr>
              <w:instrText xml:space="preserve"> PAGEREF _Toc164242420 \h </w:instrText>
            </w:r>
            <w:r w:rsidR="003E564D">
              <w:rPr>
                <w:noProof/>
                <w:webHidden/>
              </w:rPr>
            </w:r>
            <w:r w:rsidR="003E564D">
              <w:rPr>
                <w:noProof/>
                <w:webHidden/>
              </w:rPr>
              <w:fldChar w:fldCharType="separate"/>
            </w:r>
            <w:r w:rsidR="003E564D">
              <w:rPr>
                <w:noProof/>
                <w:webHidden/>
              </w:rPr>
              <w:t>8</w:t>
            </w:r>
            <w:r w:rsidR="003E564D">
              <w:rPr>
                <w:noProof/>
                <w:webHidden/>
              </w:rPr>
              <w:fldChar w:fldCharType="end"/>
            </w:r>
          </w:hyperlink>
        </w:p>
        <w:p w14:paraId="742EDF43" w14:textId="3C84F816" w:rsidR="003E564D" w:rsidRDefault="00000000">
          <w:pPr>
            <w:pStyle w:val="TOC2"/>
            <w:tabs>
              <w:tab w:val="right" w:leader="dot" w:pos="9350"/>
            </w:tabs>
            <w:rPr>
              <w:rFonts w:asciiTheme="minorHAnsi" w:eastAsiaTheme="minorEastAsia" w:hAnsiTheme="minorHAnsi"/>
              <w:noProof/>
            </w:rPr>
          </w:pPr>
          <w:hyperlink w:anchor="_Toc164242421" w:history="1">
            <w:r w:rsidR="003E564D" w:rsidRPr="00F3021B">
              <w:rPr>
                <w:rStyle w:val="Hyperlink"/>
                <w:noProof/>
              </w:rPr>
              <w:t>Snake River Basin Steelhead DPS</w:t>
            </w:r>
            <w:r w:rsidR="003E564D">
              <w:rPr>
                <w:noProof/>
                <w:webHidden/>
              </w:rPr>
              <w:tab/>
            </w:r>
            <w:r w:rsidR="003E564D">
              <w:rPr>
                <w:noProof/>
                <w:webHidden/>
              </w:rPr>
              <w:fldChar w:fldCharType="begin"/>
            </w:r>
            <w:r w:rsidR="003E564D">
              <w:rPr>
                <w:noProof/>
                <w:webHidden/>
              </w:rPr>
              <w:instrText xml:space="preserve"> PAGEREF _Toc164242421 \h </w:instrText>
            </w:r>
            <w:r w:rsidR="003E564D">
              <w:rPr>
                <w:noProof/>
                <w:webHidden/>
              </w:rPr>
            </w:r>
            <w:r w:rsidR="003E564D">
              <w:rPr>
                <w:noProof/>
                <w:webHidden/>
              </w:rPr>
              <w:fldChar w:fldCharType="separate"/>
            </w:r>
            <w:r w:rsidR="003E564D">
              <w:rPr>
                <w:noProof/>
                <w:webHidden/>
              </w:rPr>
              <w:t>12</w:t>
            </w:r>
            <w:r w:rsidR="003E564D">
              <w:rPr>
                <w:noProof/>
                <w:webHidden/>
              </w:rPr>
              <w:fldChar w:fldCharType="end"/>
            </w:r>
          </w:hyperlink>
        </w:p>
        <w:p w14:paraId="4537F02C" w14:textId="0065C08C" w:rsidR="003E564D" w:rsidRDefault="00000000">
          <w:pPr>
            <w:pStyle w:val="TOC3"/>
            <w:tabs>
              <w:tab w:val="right" w:leader="dot" w:pos="9350"/>
            </w:tabs>
            <w:rPr>
              <w:rFonts w:asciiTheme="minorHAnsi" w:eastAsiaTheme="minorEastAsia" w:hAnsiTheme="minorHAnsi"/>
              <w:noProof/>
            </w:rPr>
          </w:pPr>
          <w:hyperlink w:anchor="_Toc164242422" w:history="1">
            <w:r w:rsidR="003E564D" w:rsidRPr="00F3021B">
              <w:rPr>
                <w:rStyle w:val="Hyperlink"/>
                <w:noProof/>
              </w:rPr>
              <w:t>Salmon River MPG</w:t>
            </w:r>
            <w:r w:rsidR="003E564D">
              <w:rPr>
                <w:noProof/>
                <w:webHidden/>
              </w:rPr>
              <w:tab/>
            </w:r>
            <w:r w:rsidR="003E564D">
              <w:rPr>
                <w:noProof/>
                <w:webHidden/>
              </w:rPr>
              <w:fldChar w:fldCharType="begin"/>
            </w:r>
            <w:r w:rsidR="003E564D">
              <w:rPr>
                <w:noProof/>
                <w:webHidden/>
              </w:rPr>
              <w:instrText xml:space="preserve"> PAGEREF _Toc164242422 \h </w:instrText>
            </w:r>
            <w:r w:rsidR="003E564D">
              <w:rPr>
                <w:noProof/>
                <w:webHidden/>
              </w:rPr>
            </w:r>
            <w:r w:rsidR="003E564D">
              <w:rPr>
                <w:noProof/>
                <w:webHidden/>
              </w:rPr>
              <w:fldChar w:fldCharType="separate"/>
            </w:r>
            <w:r w:rsidR="003E564D">
              <w:rPr>
                <w:noProof/>
                <w:webHidden/>
              </w:rPr>
              <w:t>12</w:t>
            </w:r>
            <w:r w:rsidR="003E564D">
              <w:rPr>
                <w:noProof/>
                <w:webHidden/>
              </w:rPr>
              <w:fldChar w:fldCharType="end"/>
            </w:r>
          </w:hyperlink>
        </w:p>
        <w:p w14:paraId="0E0591F1" w14:textId="089F2DF0" w:rsidR="003E564D" w:rsidRDefault="00000000">
          <w:pPr>
            <w:pStyle w:val="TOC3"/>
            <w:tabs>
              <w:tab w:val="right" w:leader="dot" w:pos="9350"/>
            </w:tabs>
            <w:rPr>
              <w:rFonts w:asciiTheme="minorHAnsi" w:eastAsiaTheme="minorEastAsia" w:hAnsiTheme="minorHAnsi"/>
              <w:noProof/>
            </w:rPr>
          </w:pPr>
          <w:hyperlink w:anchor="_Toc164242423" w:history="1">
            <w:r w:rsidR="003E564D" w:rsidRPr="00F3021B">
              <w:rPr>
                <w:rStyle w:val="Hyperlink"/>
                <w:noProof/>
              </w:rPr>
              <w:t>Clearwater River MPG</w:t>
            </w:r>
            <w:r w:rsidR="003E564D">
              <w:rPr>
                <w:noProof/>
                <w:webHidden/>
              </w:rPr>
              <w:tab/>
            </w:r>
            <w:r w:rsidR="003E564D">
              <w:rPr>
                <w:noProof/>
                <w:webHidden/>
              </w:rPr>
              <w:fldChar w:fldCharType="begin"/>
            </w:r>
            <w:r w:rsidR="003E564D">
              <w:rPr>
                <w:noProof/>
                <w:webHidden/>
              </w:rPr>
              <w:instrText xml:space="preserve"> PAGEREF _Toc164242423 \h </w:instrText>
            </w:r>
            <w:r w:rsidR="003E564D">
              <w:rPr>
                <w:noProof/>
                <w:webHidden/>
              </w:rPr>
            </w:r>
            <w:r w:rsidR="003E564D">
              <w:rPr>
                <w:noProof/>
                <w:webHidden/>
              </w:rPr>
              <w:fldChar w:fldCharType="separate"/>
            </w:r>
            <w:r w:rsidR="003E564D">
              <w:rPr>
                <w:noProof/>
                <w:webHidden/>
              </w:rPr>
              <w:t>15</w:t>
            </w:r>
            <w:r w:rsidR="003E564D">
              <w:rPr>
                <w:noProof/>
                <w:webHidden/>
              </w:rPr>
              <w:fldChar w:fldCharType="end"/>
            </w:r>
          </w:hyperlink>
        </w:p>
        <w:p w14:paraId="06BC88BF" w14:textId="16AE0900" w:rsidR="003E564D" w:rsidRDefault="00000000">
          <w:pPr>
            <w:pStyle w:val="TOC3"/>
            <w:tabs>
              <w:tab w:val="right" w:leader="dot" w:pos="9350"/>
            </w:tabs>
            <w:rPr>
              <w:rFonts w:asciiTheme="minorHAnsi" w:eastAsiaTheme="minorEastAsia" w:hAnsiTheme="minorHAnsi"/>
              <w:noProof/>
            </w:rPr>
          </w:pPr>
          <w:hyperlink w:anchor="_Toc164242424" w:history="1">
            <w:r w:rsidR="003E564D" w:rsidRPr="00F3021B">
              <w:rPr>
                <w:rStyle w:val="Hyperlink"/>
                <w:noProof/>
              </w:rPr>
              <w:t>Imnaha River MPG</w:t>
            </w:r>
            <w:r w:rsidR="003E564D">
              <w:rPr>
                <w:noProof/>
                <w:webHidden/>
              </w:rPr>
              <w:tab/>
            </w:r>
            <w:r w:rsidR="003E564D">
              <w:rPr>
                <w:noProof/>
                <w:webHidden/>
              </w:rPr>
              <w:fldChar w:fldCharType="begin"/>
            </w:r>
            <w:r w:rsidR="003E564D">
              <w:rPr>
                <w:noProof/>
                <w:webHidden/>
              </w:rPr>
              <w:instrText xml:space="preserve"> PAGEREF _Toc164242424 \h </w:instrText>
            </w:r>
            <w:r w:rsidR="003E564D">
              <w:rPr>
                <w:noProof/>
                <w:webHidden/>
              </w:rPr>
            </w:r>
            <w:r w:rsidR="003E564D">
              <w:rPr>
                <w:noProof/>
                <w:webHidden/>
              </w:rPr>
              <w:fldChar w:fldCharType="separate"/>
            </w:r>
            <w:r w:rsidR="003E564D">
              <w:rPr>
                <w:noProof/>
                <w:webHidden/>
              </w:rPr>
              <w:t>17</w:t>
            </w:r>
            <w:r w:rsidR="003E564D">
              <w:rPr>
                <w:noProof/>
                <w:webHidden/>
              </w:rPr>
              <w:fldChar w:fldCharType="end"/>
            </w:r>
          </w:hyperlink>
        </w:p>
        <w:p w14:paraId="09D6B1BA" w14:textId="7E4E71E9" w:rsidR="003E564D" w:rsidRDefault="00000000">
          <w:pPr>
            <w:pStyle w:val="TOC3"/>
            <w:tabs>
              <w:tab w:val="right" w:leader="dot" w:pos="9350"/>
            </w:tabs>
            <w:rPr>
              <w:rFonts w:asciiTheme="minorHAnsi" w:eastAsiaTheme="minorEastAsia" w:hAnsiTheme="minorHAnsi"/>
              <w:noProof/>
            </w:rPr>
          </w:pPr>
          <w:hyperlink w:anchor="_Toc164242425" w:history="1">
            <w:r w:rsidR="003E564D" w:rsidRPr="00F3021B">
              <w:rPr>
                <w:rStyle w:val="Hyperlink"/>
                <w:noProof/>
              </w:rPr>
              <w:t>Grande Ronde River MPG</w:t>
            </w:r>
            <w:r w:rsidR="003E564D">
              <w:rPr>
                <w:noProof/>
                <w:webHidden/>
              </w:rPr>
              <w:tab/>
            </w:r>
            <w:r w:rsidR="003E564D">
              <w:rPr>
                <w:noProof/>
                <w:webHidden/>
              </w:rPr>
              <w:fldChar w:fldCharType="begin"/>
            </w:r>
            <w:r w:rsidR="003E564D">
              <w:rPr>
                <w:noProof/>
                <w:webHidden/>
              </w:rPr>
              <w:instrText xml:space="preserve"> PAGEREF _Toc164242425 \h </w:instrText>
            </w:r>
            <w:r w:rsidR="003E564D">
              <w:rPr>
                <w:noProof/>
                <w:webHidden/>
              </w:rPr>
            </w:r>
            <w:r w:rsidR="003E564D">
              <w:rPr>
                <w:noProof/>
                <w:webHidden/>
              </w:rPr>
              <w:fldChar w:fldCharType="separate"/>
            </w:r>
            <w:r w:rsidR="003E564D">
              <w:rPr>
                <w:noProof/>
                <w:webHidden/>
              </w:rPr>
              <w:t>19</w:t>
            </w:r>
            <w:r w:rsidR="003E564D">
              <w:rPr>
                <w:noProof/>
                <w:webHidden/>
              </w:rPr>
              <w:fldChar w:fldCharType="end"/>
            </w:r>
          </w:hyperlink>
        </w:p>
        <w:p w14:paraId="0C6CD1BD" w14:textId="1259A63E" w:rsidR="003E564D" w:rsidRDefault="00000000">
          <w:pPr>
            <w:pStyle w:val="TOC3"/>
            <w:tabs>
              <w:tab w:val="right" w:leader="dot" w:pos="9350"/>
            </w:tabs>
            <w:rPr>
              <w:rFonts w:asciiTheme="minorHAnsi" w:eastAsiaTheme="minorEastAsia" w:hAnsiTheme="minorHAnsi"/>
              <w:noProof/>
            </w:rPr>
          </w:pPr>
          <w:hyperlink w:anchor="_Toc164242426" w:history="1">
            <w:r w:rsidR="003E564D" w:rsidRPr="00F3021B">
              <w:rPr>
                <w:rStyle w:val="Hyperlink"/>
                <w:noProof/>
              </w:rPr>
              <w:t>Hells Canyon MPG</w:t>
            </w:r>
            <w:r w:rsidR="003E564D">
              <w:rPr>
                <w:noProof/>
                <w:webHidden/>
              </w:rPr>
              <w:tab/>
            </w:r>
            <w:r w:rsidR="003E564D">
              <w:rPr>
                <w:noProof/>
                <w:webHidden/>
              </w:rPr>
              <w:fldChar w:fldCharType="begin"/>
            </w:r>
            <w:r w:rsidR="003E564D">
              <w:rPr>
                <w:noProof/>
                <w:webHidden/>
              </w:rPr>
              <w:instrText xml:space="preserve"> PAGEREF _Toc164242426 \h </w:instrText>
            </w:r>
            <w:r w:rsidR="003E564D">
              <w:rPr>
                <w:noProof/>
                <w:webHidden/>
              </w:rPr>
            </w:r>
            <w:r w:rsidR="003E564D">
              <w:rPr>
                <w:noProof/>
                <w:webHidden/>
              </w:rPr>
              <w:fldChar w:fldCharType="separate"/>
            </w:r>
            <w:r w:rsidR="003E564D">
              <w:rPr>
                <w:noProof/>
                <w:webHidden/>
              </w:rPr>
              <w:t>20</w:t>
            </w:r>
            <w:r w:rsidR="003E564D">
              <w:rPr>
                <w:noProof/>
                <w:webHidden/>
              </w:rPr>
              <w:fldChar w:fldCharType="end"/>
            </w:r>
          </w:hyperlink>
        </w:p>
        <w:p w14:paraId="45B6F6BC" w14:textId="78439F40" w:rsidR="003E564D" w:rsidRDefault="00000000">
          <w:pPr>
            <w:pStyle w:val="TOC3"/>
            <w:tabs>
              <w:tab w:val="right" w:leader="dot" w:pos="9350"/>
            </w:tabs>
            <w:rPr>
              <w:rFonts w:asciiTheme="minorHAnsi" w:eastAsiaTheme="minorEastAsia" w:hAnsiTheme="minorHAnsi"/>
              <w:noProof/>
            </w:rPr>
          </w:pPr>
          <w:hyperlink w:anchor="_Toc164242427" w:history="1">
            <w:r w:rsidR="003E564D" w:rsidRPr="00F3021B">
              <w:rPr>
                <w:rStyle w:val="Hyperlink"/>
                <w:noProof/>
              </w:rPr>
              <w:t>Lower Snake MPG</w:t>
            </w:r>
            <w:r w:rsidR="003E564D">
              <w:rPr>
                <w:noProof/>
                <w:webHidden/>
              </w:rPr>
              <w:tab/>
            </w:r>
            <w:r w:rsidR="003E564D">
              <w:rPr>
                <w:noProof/>
                <w:webHidden/>
              </w:rPr>
              <w:fldChar w:fldCharType="begin"/>
            </w:r>
            <w:r w:rsidR="003E564D">
              <w:rPr>
                <w:noProof/>
                <w:webHidden/>
              </w:rPr>
              <w:instrText xml:space="preserve"> PAGEREF _Toc164242427 \h </w:instrText>
            </w:r>
            <w:r w:rsidR="003E564D">
              <w:rPr>
                <w:noProof/>
                <w:webHidden/>
              </w:rPr>
            </w:r>
            <w:r w:rsidR="003E564D">
              <w:rPr>
                <w:noProof/>
                <w:webHidden/>
              </w:rPr>
              <w:fldChar w:fldCharType="separate"/>
            </w:r>
            <w:r w:rsidR="003E564D">
              <w:rPr>
                <w:noProof/>
                <w:webHidden/>
              </w:rPr>
              <w:t>21</w:t>
            </w:r>
            <w:r w:rsidR="003E564D">
              <w:rPr>
                <w:noProof/>
                <w:webHidden/>
              </w:rPr>
              <w:fldChar w:fldCharType="end"/>
            </w:r>
          </w:hyperlink>
        </w:p>
        <w:p w14:paraId="1724512F" w14:textId="7E0850C5" w:rsidR="003E564D" w:rsidRDefault="00000000">
          <w:pPr>
            <w:pStyle w:val="TOC2"/>
            <w:tabs>
              <w:tab w:val="right" w:leader="dot" w:pos="9350"/>
            </w:tabs>
            <w:rPr>
              <w:rFonts w:asciiTheme="minorHAnsi" w:eastAsiaTheme="minorEastAsia" w:hAnsiTheme="minorHAnsi"/>
              <w:noProof/>
            </w:rPr>
          </w:pPr>
          <w:hyperlink w:anchor="_Toc164242428" w:history="1">
            <w:r w:rsidR="003E564D" w:rsidRPr="00F3021B">
              <w:rPr>
                <w:rStyle w:val="Hyperlink"/>
                <w:noProof/>
              </w:rPr>
              <w:t>Snake River Spring/Summer-run Chinook Salmon ESU</w:t>
            </w:r>
            <w:r w:rsidR="003E564D">
              <w:rPr>
                <w:noProof/>
                <w:webHidden/>
              </w:rPr>
              <w:tab/>
            </w:r>
            <w:r w:rsidR="003E564D">
              <w:rPr>
                <w:noProof/>
                <w:webHidden/>
              </w:rPr>
              <w:fldChar w:fldCharType="begin"/>
            </w:r>
            <w:r w:rsidR="003E564D">
              <w:rPr>
                <w:noProof/>
                <w:webHidden/>
              </w:rPr>
              <w:instrText xml:space="preserve"> PAGEREF _Toc164242428 \h </w:instrText>
            </w:r>
            <w:r w:rsidR="003E564D">
              <w:rPr>
                <w:noProof/>
                <w:webHidden/>
              </w:rPr>
            </w:r>
            <w:r w:rsidR="003E564D">
              <w:rPr>
                <w:noProof/>
                <w:webHidden/>
              </w:rPr>
              <w:fldChar w:fldCharType="separate"/>
            </w:r>
            <w:r w:rsidR="003E564D">
              <w:rPr>
                <w:noProof/>
                <w:webHidden/>
              </w:rPr>
              <w:t>22</w:t>
            </w:r>
            <w:r w:rsidR="003E564D">
              <w:rPr>
                <w:noProof/>
                <w:webHidden/>
              </w:rPr>
              <w:fldChar w:fldCharType="end"/>
            </w:r>
          </w:hyperlink>
        </w:p>
        <w:p w14:paraId="674B251B" w14:textId="05776E82" w:rsidR="003E564D" w:rsidRDefault="00000000">
          <w:pPr>
            <w:pStyle w:val="TOC3"/>
            <w:tabs>
              <w:tab w:val="right" w:leader="dot" w:pos="9350"/>
            </w:tabs>
            <w:rPr>
              <w:rFonts w:asciiTheme="minorHAnsi" w:eastAsiaTheme="minorEastAsia" w:hAnsiTheme="minorHAnsi"/>
              <w:noProof/>
            </w:rPr>
          </w:pPr>
          <w:hyperlink w:anchor="_Toc164242429" w:history="1">
            <w:r w:rsidR="003E564D" w:rsidRPr="00F3021B">
              <w:rPr>
                <w:rStyle w:val="Hyperlink"/>
                <w:noProof/>
              </w:rPr>
              <w:t>Upper Salmon River MPG</w:t>
            </w:r>
            <w:r w:rsidR="003E564D">
              <w:rPr>
                <w:noProof/>
                <w:webHidden/>
              </w:rPr>
              <w:tab/>
            </w:r>
            <w:r w:rsidR="003E564D">
              <w:rPr>
                <w:noProof/>
                <w:webHidden/>
              </w:rPr>
              <w:fldChar w:fldCharType="begin"/>
            </w:r>
            <w:r w:rsidR="003E564D">
              <w:rPr>
                <w:noProof/>
                <w:webHidden/>
              </w:rPr>
              <w:instrText xml:space="preserve"> PAGEREF _Toc164242429 \h </w:instrText>
            </w:r>
            <w:r w:rsidR="003E564D">
              <w:rPr>
                <w:noProof/>
                <w:webHidden/>
              </w:rPr>
            </w:r>
            <w:r w:rsidR="003E564D">
              <w:rPr>
                <w:noProof/>
                <w:webHidden/>
              </w:rPr>
              <w:fldChar w:fldCharType="separate"/>
            </w:r>
            <w:r w:rsidR="003E564D">
              <w:rPr>
                <w:noProof/>
                <w:webHidden/>
              </w:rPr>
              <w:t>22</w:t>
            </w:r>
            <w:r w:rsidR="003E564D">
              <w:rPr>
                <w:noProof/>
                <w:webHidden/>
              </w:rPr>
              <w:fldChar w:fldCharType="end"/>
            </w:r>
          </w:hyperlink>
        </w:p>
        <w:p w14:paraId="48DB5D04" w14:textId="1B0B9AA4" w:rsidR="003E564D" w:rsidRDefault="00000000">
          <w:pPr>
            <w:pStyle w:val="TOC3"/>
            <w:tabs>
              <w:tab w:val="right" w:leader="dot" w:pos="9350"/>
            </w:tabs>
            <w:rPr>
              <w:rFonts w:asciiTheme="minorHAnsi" w:eastAsiaTheme="minorEastAsia" w:hAnsiTheme="minorHAnsi"/>
              <w:noProof/>
            </w:rPr>
          </w:pPr>
          <w:hyperlink w:anchor="_Toc164242430" w:history="1">
            <w:r w:rsidR="003E564D" w:rsidRPr="00F3021B">
              <w:rPr>
                <w:rStyle w:val="Hyperlink"/>
                <w:noProof/>
              </w:rPr>
              <w:t>Middle Fork Salmon River MPG</w:t>
            </w:r>
            <w:r w:rsidR="003E564D">
              <w:rPr>
                <w:noProof/>
                <w:webHidden/>
              </w:rPr>
              <w:tab/>
            </w:r>
            <w:r w:rsidR="003E564D">
              <w:rPr>
                <w:noProof/>
                <w:webHidden/>
              </w:rPr>
              <w:fldChar w:fldCharType="begin"/>
            </w:r>
            <w:r w:rsidR="003E564D">
              <w:rPr>
                <w:noProof/>
                <w:webHidden/>
              </w:rPr>
              <w:instrText xml:space="preserve"> PAGEREF _Toc164242430 \h </w:instrText>
            </w:r>
            <w:r w:rsidR="003E564D">
              <w:rPr>
                <w:noProof/>
                <w:webHidden/>
              </w:rPr>
            </w:r>
            <w:r w:rsidR="003E564D">
              <w:rPr>
                <w:noProof/>
                <w:webHidden/>
              </w:rPr>
              <w:fldChar w:fldCharType="separate"/>
            </w:r>
            <w:r w:rsidR="003E564D">
              <w:rPr>
                <w:noProof/>
                <w:webHidden/>
              </w:rPr>
              <w:t>24</w:t>
            </w:r>
            <w:r w:rsidR="003E564D">
              <w:rPr>
                <w:noProof/>
                <w:webHidden/>
              </w:rPr>
              <w:fldChar w:fldCharType="end"/>
            </w:r>
          </w:hyperlink>
        </w:p>
        <w:p w14:paraId="228C44FC" w14:textId="253C1405" w:rsidR="003E564D" w:rsidRDefault="00000000">
          <w:pPr>
            <w:pStyle w:val="TOC3"/>
            <w:tabs>
              <w:tab w:val="right" w:leader="dot" w:pos="9350"/>
            </w:tabs>
            <w:rPr>
              <w:rFonts w:asciiTheme="minorHAnsi" w:eastAsiaTheme="minorEastAsia" w:hAnsiTheme="minorHAnsi"/>
              <w:noProof/>
            </w:rPr>
          </w:pPr>
          <w:hyperlink w:anchor="_Toc164242431" w:history="1">
            <w:r w:rsidR="003E564D" w:rsidRPr="00F3021B">
              <w:rPr>
                <w:rStyle w:val="Hyperlink"/>
                <w:noProof/>
              </w:rPr>
              <w:t>South Fork Salmon River MPG</w:t>
            </w:r>
            <w:r w:rsidR="003E564D">
              <w:rPr>
                <w:noProof/>
                <w:webHidden/>
              </w:rPr>
              <w:tab/>
            </w:r>
            <w:r w:rsidR="003E564D">
              <w:rPr>
                <w:noProof/>
                <w:webHidden/>
              </w:rPr>
              <w:fldChar w:fldCharType="begin"/>
            </w:r>
            <w:r w:rsidR="003E564D">
              <w:rPr>
                <w:noProof/>
                <w:webHidden/>
              </w:rPr>
              <w:instrText xml:space="preserve"> PAGEREF _Toc164242431 \h </w:instrText>
            </w:r>
            <w:r w:rsidR="003E564D">
              <w:rPr>
                <w:noProof/>
                <w:webHidden/>
              </w:rPr>
            </w:r>
            <w:r w:rsidR="003E564D">
              <w:rPr>
                <w:noProof/>
                <w:webHidden/>
              </w:rPr>
              <w:fldChar w:fldCharType="separate"/>
            </w:r>
            <w:r w:rsidR="003E564D">
              <w:rPr>
                <w:noProof/>
                <w:webHidden/>
              </w:rPr>
              <w:t>26</w:t>
            </w:r>
            <w:r w:rsidR="003E564D">
              <w:rPr>
                <w:noProof/>
                <w:webHidden/>
              </w:rPr>
              <w:fldChar w:fldCharType="end"/>
            </w:r>
          </w:hyperlink>
        </w:p>
        <w:p w14:paraId="7A3F4BEA" w14:textId="1A712270" w:rsidR="003E564D" w:rsidRDefault="00000000">
          <w:pPr>
            <w:pStyle w:val="TOC3"/>
            <w:tabs>
              <w:tab w:val="right" w:leader="dot" w:pos="9350"/>
            </w:tabs>
            <w:rPr>
              <w:rFonts w:asciiTheme="minorHAnsi" w:eastAsiaTheme="minorEastAsia" w:hAnsiTheme="minorHAnsi"/>
              <w:noProof/>
            </w:rPr>
          </w:pPr>
          <w:hyperlink w:anchor="_Toc164242432" w:history="1">
            <w:r w:rsidR="003E564D" w:rsidRPr="00F3021B">
              <w:rPr>
                <w:rStyle w:val="Hyperlink"/>
                <w:noProof/>
                <w:lang w:val="fr-FR"/>
              </w:rPr>
              <w:t>Grande Ronde / Imnaha River MPG</w:t>
            </w:r>
            <w:r w:rsidR="003E564D">
              <w:rPr>
                <w:noProof/>
                <w:webHidden/>
              </w:rPr>
              <w:tab/>
            </w:r>
            <w:r w:rsidR="003E564D">
              <w:rPr>
                <w:noProof/>
                <w:webHidden/>
              </w:rPr>
              <w:fldChar w:fldCharType="begin"/>
            </w:r>
            <w:r w:rsidR="003E564D">
              <w:rPr>
                <w:noProof/>
                <w:webHidden/>
              </w:rPr>
              <w:instrText xml:space="preserve"> PAGEREF _Toc164242432 \h </w:instrText>
            </w:r>
            <w:r w:rsidR="003E564D">
              <w:rPr>
                <w:noProof/>
                <w:webHidden/>
              </w:rPr>
            </w:r>
            <w:r w:rsidR="003E564D">
              <w:rPr>
                <w:noProof/>
                <w:webHidden/>
              </w:rPr>
              <w:fldChar w:fldCharType="separate"/>
            </w:r>
            <w:r w:rsidR="003E564D">
              <w:rPr>
                <w:noProof/>
                <w:webHidden/>
              </w:rPr>
              <w:t>27</w:t>
            </w:r>
            <w:r w:rsidR="003E564D">
              <w:rPr>
                <w:noProof/>
                <w:webHidden/>
              </w:rPr>
              <w:fldChar w:fldCharType="end"/>
            </w:r>
          </w:hyperlink>
        </w:p>
        <w:p w14:paraId="69503E13" w14:textId="10F961FE" w:rsidR="003E564D" w:rsidRDefault="00000000">
          <w:pPr>
            <w:pStyle w:val="TOC3"/>
            <w:tabs>
              <w:tab w:val="right" w:leader="dot" w:pos="9350"/>
            </w:tabs>
            <w:rPr>
              <w:rFonts w:asciiTheme="minorHAnsi" w:eastAsiaTheme="minorEastAsia" w:hAnsiTheme="minorHAnsi"/>
              <w:noProof/>
            </w:rPr>
          </w:pPr>
          <w:hyperlink w:anchor="_Toc164242433" w:history="1">
            <w:r w:rsidR="003E564D" w:rsidRPr="00F3021B">
              <w:rPr>
                <w:rStyle w:val="Hyperlink"/>
                <w:noProof/>
              </w:rPr>
              <w:t>Lower Snake River MPG</w:t>
            </w:r>
            <w:r w:rsidR="003E564D">
              <w:rPr>
                <w:noProof/>
                <w:webHidden/>
              </w:rPr>
              <w:tab/>
            </w:r>
            <w:r w:rsidR="003E564D">
              <w:rPr>
                <w:noProof/>
                <w:webHidden/>
              </w:rPr>
              <w:fldChar w:fldCharType="begin"/>
            </w:r>
            <w:r w:rsidR="003E564D">
              <w:rPr>
                <w:noProof/>
                <w:webHidden/>
              </w:rPr>
              <w:instrText xml:space="preserve"> PAGEREF _Toc164242433 \h </w:instrText>
            </w:r>
            <w:r w:rsidR="003E564D">
              <w:rPr>
                <w:noProof/>
                <w:webHidden/>
              </w:rPr>
            </w:r>
            <w:r w:rsidR="003E564D">
              <w:rPr>
                <w:noProof/>
                <w:webHidden/>
              </w:rPr>
              <w:fldChar w:fldCharType="separate"/>
            </w:r>
            <w:r w:rsidR="003E564D">
              <w:rPr>
                <w:noProof/>
                <w:webHidden/>
              </w:rPr>
              <w:t>29</w:t>
            </w:r>
            <w:r w:rsidR="003E564D">
              <w:rPr>
                <w:noProof/>
                <w:webHidden/>
              </w:rPr>
              <w:fldChar w:fldCharType="end"/>
            </w:r>
          </w:hyperlink>
        </w:p>
        <w:p w14:paraId="466A58A9" w14:textId="5FB6E840" w:rsidR="003E564D" w:rsidRDefault="00000000">
          <w:pPr>
            <w:pStyle w:val="TOC1"/>
            <w:rPr>
              <w:rFonts w:asciiTheme="minorHAnsi" w:eastAsiaTheme="minorEastAsia" w:hAnsiTheme="minorHAnsi"/>
              <w:noProof/>
            </w:rPr>
          </w:pPr>
          <w:hyperlink w:anchor="_Toc164242434" w:history="1">
            <w:r w:rsidR="003E564D" w:rsidRPr="00F3021B">
              <w:rPr>
                <w:rStyle w:val="Hyperlink"/>
                <w:noProof/>
              </w:rPr>
              <w:t>DISCUSSION</w:t>
            </w:r>
            <w:r w:rsidR="003E564D">
              <w:rPr>
                <w:noProof/>
                <w:webHidden/>
              </w:rPr>
              <w:tab/>
            </w:r>
            <w:r w:rsidR="003E564D">
              <w:rPr>
                <w:noProof/>
                <w:webHidden/>
              </w:rPr>
              <w:fldChar w:fldCharType="begin"/>
            </w:r>
            <w:r w:rsidR="003E564D">
              <w:rPr>
                <w:noProof/>
                <w:webHidden/>
              </w:rPr>
              <w:instrText xml:space="preserve"> PAGEREF _Toc164242434 \h </w:instrText>
            </w:r>
            <w:r w:rsidR="003E564D">
              <w:rPr>
                <w:noProof/>
                <w:webHidden/>
              </w:rPr>
            </w:r>
            <w:r w:rsidR="003E564D">
              <w:rPr>
                <w:noProof/>
                <w:webHidden/>
              </w:rPr>
              <w:fldChar w:fldCharType="separate"/>
            </w:r>
            <w:r w:rsidR="003E564D">
              <w:rPr>
                <w:noProof/>
                <w:webHidden/>
              </w:rPr>
              <w:t>30</w:t>
            </w:r>
            <w:r w:rsidR="003E564D">
              <w:rPr>
                <w:noProof/>
                <w:webHidden/>
              </w:rPr>
              <w:fldChar w:fldCharType="end"/>
            </w:r>
          </w:hyperlink>
        </w:p>
        <w:p w14:paraId="78D82B99" w14:textId="3551D507" w:rsidR="003E564D" w:rsidRDefault="00000000">
          <w:pPr>
            <w:pStyle w:val="TOC2"/>
            <w:tabs>
              <w:tab w:val="right" w:leader="dot" w:pos="9350"/>
            </w:tabs>
            <w:rPr>
              <w:rFonts w:asciiTheme="minorHAnsi" w:eastAsiaTheme="minorEastAsia" w:hAnsiTheme="minorHAnsi"/>
              <w:noProof/>
            </w:rPr>
          </w:pPr>
          <w:hyperlink w:anchor="_Toc164242435" w:history="1">
            <w:r w:rsidR="003E564D" w:rsidRPr="00F3021B">
              <w:rPr>
                <w:rStyle w:val="Hyperlink"/>
                <w:noProof/>
              </w:rPr>
              <w:t>Next Steps</w:t>
            </w:r>
            <w:r w:rsidR="003E564D">
              <w:rPr>
                <w:noProof/>
                <w:webHidden/>
              </w:rPr>
              <w:tab/>
            </w:r>
            <w:r w:rsidR="003E564D">
              <w:rPr>
                <w:noProof/>
                <w:webHidden/>
              </w:rPr>
              <w:fldChar w:fldCharType="begin"/>
            </w:r>
            <w:r w:rsidR="003E564D">
              <w:rPr>
                <w:noProof/>
                <w:webHidden/>
              </w:rPr>
              <w:instrText xml:space="preserve"> PAGEREF _Toc164242435 \h </w:instrText>
            </w:r>
            <w:r w:rsidR="003E564D">
              <w:rPr>
                <w:noProof/>
                <w:webHidden/>
              </w:rPr>
            </w:r>
            <w:r w:rsidR="003E564D">
              <w:rPr>
                <w:noProof/>
                <w:webHidden/>
              </w:rPr>
              <w:fldChar w:fldCharType="separate"/>
            </w:r>
            <w:r w:rsidR="003E564D">
              <w:rPr>
                <w:noProof/>
                <w:webHidden/>
              </w:rPr>
              <w:t>31</w:t>
            </w:r>
            <w:r w:rsidR="003E564D">
              <w:rPr>
                <w:noProof/>
                <w:webHidden/>
              </w:rPr>
              <w:fldChar w:fldCharType="end"/>
            </w:r>
          </w:hyperlink>
        </w:p>
        <w:p w14:paraId="180D957B" w14:textId="57FB9826" w:rsidR="003E564D" w:rsidRDefault="00000000">
          <w:pPr>
            <w:pStyle w:val="TOC2"/>
            <w:tabs>
              <w:tab w:val="right" w:leader="dot" w:pos="9350"/>
            </w:tabs>
            <w:rPr>
              <w:rFonts w:asciiTheme="minorHAnsi" w:eastAsiaTheme="minorEastAsia" w:hAnsiTheme="minorHAnsi"/>
              <w:noProof/>
            </w:rPr>
          </w:pPr>
          <w:hyperlink w:anchor="_Toc164242436" w:history="1">
            <w:r w:rsidR="003E564D" w:rsidRPr="00F3021B">
              <w:rPr>
                <w:rStyle w:val="Hyperlink"/>
                <w:noProof/>
              </w:rPr>
              <w:t>Conclusions</w:t>
            </w:r>
            <w:r w:rsidR="003E564D">
              <w:rPr>
                <w:noProof/>
                <w:webHidden/>
              </w:rPr>
              <w:tab/>
            </w:r>
            <w:r w:rsidR="003E564D">
              <w:rPr>
                <w:noProof/>
                <w:webHidden/>
              </w:rPr>
              <w:fldChar w:fldCharType="begin"/>
            </w:r>
            <w:r w:rsidR="003E564D">
              <w:rPr>
                <w:noProof/>
                <w:webHidden/>
              </w:rPr>
              <w:instrText xml:space="preserve"> PAGEREF _Toc164242436 \h </w:instrText>
            </w:r>
            <w:r w:rsidR="003E564D">
              <w:rPr>
                <w:noProof/>
                <w:webHidden/>
              </w:rPr>
            </w:r>
            <w:r w:rsidR="003E564D">
              <w:rPr>
                <w:noProof/>
                <w:webHidden/>
              </w:rPr>
              <w:fldChar w:fldCharType="separate"/>
            </w:r>
            <w:r w:rsidR="003E564D">
              <w:rPr>
                <w:noProof/>
                <w:webHidden/>
              </w:rPr>
              <w:t>31</w:t>
            </w:r>
            <w:r w:rsidR="003E564D">
              <w:rPr>
                <w:noProof/>
                <w:webHidden/>
              </w:rPr>
              <w:fldChar w:fldCharType="end"/>
            </w:r>
          </w:hyperlink>
        </w:p>
        <w:p w14:paraId="5C2C3DC3" w14:textId="0B15381A" w:rsidR="003E564D" w:rsidRDefault="00000000">
          <w:pPr>
            <w:pStyle w:val="TOC1"/>
            <w:rPr>
              <w:rFonts w:asciiTheme="minorHAnsi" w:eastAsiaTheme="minorEastAsia" w:hAnsiTheme="minorHAnsi"/>
              <w:noProof/>
            </w:rPr>
          </w:pPr>
          <w:hyperlink w:anchor="_Toc164242437" w:history="1">
            <w:r w:rsidR="003E564D" w:rsidRPr="00F3021B">
              <w:rPr>
                <w:rStyle w:val="Hyperlink"/>
                <w:noProof/>
              </w:rPr>
              <w:t>LITERATURE CITED</w:t>
            </w:r>
            <w:r w:rsidR="003E564D">
              <w:rPr>
                <w:noProof/>
                <w:webHidden/>
              </w:rPr>
              <w:tab/>
            </w:r>
            <w:r w:rsidR="003E564D">
              <w:rPr>
                <w:noProof/>
                <w:webHidden/>
              </w:rPr>
              <w:fldChar w:fldCharType="begin"/>
            </w:r>
            <w:r w:rsidR="003E564D">
              <w:rPr>
                <w:noProof/>
                <w:webHidden/>
              </w:rPr>
              <w:instrText xml:space="preserve"> PAGEREF _Toc164242437 \h </w:instrText>
            </w:r>
            <w:r w:rsidR="003E564D">
              <w:rPr>
                <w:noProof/>
                <w:webHidden/>
              </w:rPr>
            </w:r>
            <w:r w:rsidR="003E564D">
              <w:rPr>
                <w:noProof/>
                <w:webHidden/>
              </w:rPr>
              <w:fldChar w:fldCharType="separate"/>
            </w:r>
            <w:r w:rsidR="003E564D">
              <w:rPr>
                <w:noProof/>
                <w:webHidden/>
              </w:rPr>
              <w:t>32</w:t>
            </w:r>
            <w:r w:rsidR="003E564D">
              <w:rPr>
                <w:noProof/>
                <w:webHidden/>
              </w:rPr>
              <w:fldChar w:fldCharType="end"/>
            </w:r>
          </w:hyperlink>
        </w:p>
        <w:p w14:paraId="284A56E1" w14:textId="2F7F097B" w:rsidR="003E564D" w:rsidRDefault="00000000">
          <w:pPr>
            <w:pStyle w:val="TOC1"/>
            <w:rPr>
              <w:rFonts w:asciiTheme="minorHAnsi" w:eastAsiaTheme="minorEastAsia" w:hAnsiTheme="minorHAnsi"/>
              <w:noProof/>
            </w:rPr>
          </w:pPr>
          <w:hyperlink w:anchor="_Toc164242438" w:history="1">
            <w:r w:rsidR="003E564D" w:rsidRPr="00F3021B">
              <w:rPr>
                <w:rStyle w:val="Hyperlink"/>
                <w:noProof/>
              </w:rPr>
              <w:t>APPENDIX A. Recovery Scenarios for Snake River Populations</w:t>
            </w:r>
            <w:r w:rsidR="003E564D">
              <w:rPr>
                <w:noProof/>
                <w:webHidden/>
              </w:rPr>
              <w:tab/>
            </w:r>
            <w:r w:rsidR="003E564D">
              <w:rPr>
                <w:noProof/>
                <w:webHidden/>
              </w:rPr>
              <w:fldChar w:fldCharType="begin"/>
            </w:r>
            <w:r w:rsidR="003E564D">
              <w:rPr>
                <w:noProof/>
                <w:webHidden/>
              </w:rPr>
              <w:instrText xml:space="preserve"> PAGEREF _Toc164242438 \h </w:instrText>
            </w:r>
            <w:r w:rsidR="003E564D">
              <w:rPr>
                <w:noProof/>
                <w:webHidden/>
              </w:rPr>
            </w:r>
            <w:r w:rsidR="003E564D">
              <w:rPr>
                <w:noProof/>
                <w:webHidden/>
              </w:rPr>
              <w:fldChar w:fldCharType="separate"/>
            </w:r>
            <w:r w:rsidR="003E564D">
              <w:rPr>
                <w:noProof/>
                <w:webHidden/>
              </w:rPr>
              <w:t>33</w:t>
            </w:r>
            <w:r w:rsidR="003E564D">
              <w:rPr>
                <w:noProof/>
                <w:webHidden/>
              </w:rPr>
              <w:fldChar w:fldCharType="end"/>
            </w:r>
          </w:hyperlink>
        </w:p>
        <w:p w14:paraId="46F3C4F0" w14:textId="4B14B896" w:rsidR="003E564D" w:rsidRDefault="00000000">
          <w:pPr>
            <w:pStyle w:val="TOC1"/>
            <w:rPr>
              <w:rFonts w:asciiTheme="minorHAnsi" w:eastAsiaTheme="minorEastAsia" w:hAnsiTheme="minorHAnsi"/>
              <w:noProof/>
            </w:rPr>
          </w:pPr>
          <w:hyperlink w:anchor="_Toc164242439" w:history="1">
            <w:r w:rsidR="003E564D" w:rsidRPr="00F3021B">
              <w:rPr>
                <w:rStyle w:val="Hyperlink"/>
                <w:noProof/>
              </w:rPr>
              <w:t>APPENDIX B. Coefficients of Variation for IPTDS-Based Abundance Estimates</w:t>
            </w:r>
            <w:r w:rsidR="003E564D">
              <w:rPr>
                <w:noProof/>
                <w:webHidden/>
              </w:rPr>
              <w:tab/>
            </w:r>
            <w:r w:rsidR="003E564D">
              <w:rPr>
                <w:noProof/>
                <w:webHidden/>
              </w:rPr>
              <w:fldChar w:fldCharType="begin"/>
            </w:r>
            <w:r w:rsidR="003E564D">
              <w:rPr>
                <w:noProof/>
                <w:webHidden/>
              </w:rPr>
              <w:instrText xml:space="preserve"> PAGEREF _Toc164242439 \h </w:instrText>
            </w:r>
            <w:r w:rsidR="003E564D">
              <w:rPr>
                <w:noProof/>
                <w:webHidden/>
              </w:rPr>
            </w:r>
            <w:r w:rsidR="003E564D">
              <w:rPr>
                <w:noProof/>
                <w:webHidden/>
              </w:rPr>
              <w:fldChar w:fldCharType="separate"/>
            </w:r>
            <w:r w:rsidR="003E564D">
              <w:rPr>
                <w:noProof/>
                <w:webHidden/>
              </w:rPr>
              <w:t>39</w:t>
            </w:r>
            <w:r w:rsidR="003E564D">
              <w:rPr>
                <w:noProof/>
                <w:webHidden/>
              </w:rPr>
              <w:fldChar w:fldCharType="end"/>
            </w:r>
          </w:hyperlink>
        </w:p>
        <w:p w14:paraId="42FCE074" w14:textId="10D704CE"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4242410"/>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4242411"/>
      <w:r>
        <w:t>Objectives</w:t>
      </w:r>
      <w:bookmarkEnd w:id="3"/>
    </w:p>
    <w:p w14:paraId="302505B1" w14:textId="55BFC328" w:rsidR="00676EE1" w:rsidRDefault="00676EE1" w:rsidP="00CC1DC7">
      <w:pPr>
        <w:jc w:val="both"/>
      </w:pPr>
      <w:r>
        <w:t>Our goal is to provide clarity on research, monitoring, and evaluation (RM&amp;E) objectives and to provide recommendations on the continued funding of O&amp;M for IPTDS throughout the Snake River basin, to be continued under Bonneville Power Administration (BPA) project number 2018-002-00</w:t>
      </w:r>
      <w:r w:rsidR="003E564D">
        <w:t xml:space="preserve"> (Project)</w:t>
      </w:r>
      <w:r>
        <w:t xml:space="preserve">, currently managed by Biomark. </w:t>
      </w:r>
      <w:r w:rsidR="001F0EB0">
        <w:t>Here, the primary goal for prioritization and selection of IPTDS is to obtain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3B287803" w14:textId="30109655" w:rsidR="00C054E0" w:rsidRDefault="00C054E0" w:rsidP="00BF7E5F">
      <w:pPr>
        <w:pStyle w:val="ListParagraph"/>
        <w:numPr>
          <w:ilvl w:val="0"/>
          <w:numId w:val="13"/>
        </w:numPr>
        <w:jc w:val="both"/>
      </w:pPr>
      <w:r>
        <w:t xml:space="preserve">Continued funding of O&amp;M for IPTDS currently managed under the </w:t>
      </w:r>
      <w:r w:rsidR="003E564D">
        <w:t>P</w:t>
      </w:r>
      <w:r>
        <w:t>roject,</w:t>
      </w:r>
    </w:p>
    <w:p w14:paraId="5166FBC6" w14:textId="197217A4" w:rsidR="00C054E0" w:rsidRDefault="00C054E0" w:rsidP="00BF7E5F">
      <w:pPr>
        <w:pStyle w:val="ListParagraph"/>
        <w:numPr>
          <w:ilvl w:val="0"/>
          <w:numId w:val="13"/>
        </w:numPr>
        <w:jc w:val="both"/>
      </w:pPr>
      <w:r>
        <w:t>Transferring existing sites to the IPTDS O&amp;M Project whose operation support Project objectives,</w:t>
      </w:r>
    </w:p>
    <w:p w14:paraId="602B53D0" w14:textId="3DFEFA68" w:rsidR="00C054E0" w:rsidRDefault="003E564D" w:rsidP="00BF7E5F">
      <w:pPr>
        <w:pStyle w:val="ListParagraph"/>
        <w:numPr>
          <w:ilvl w:val="0"/>
          <w:numId w:val="13"/>
        </w:numPr>
        <w:jc w:val="both"/>
      </w:pPr>
      <w:r>
        <w:t>Potentially m</w:t>
      </w:r>
      <w:r w:rsidR="00C054E0">
        <w:t>oving existing sites to better support ICTRT population monitoring,</w:t>
      </w:r>
    </w:p>
    <w:p w14:paraId="7ADA3AE3" w14:textId="7D4D0C2D" w:rsidR="00C054E0" w:rsidRDefault="00C054E0" w:rsidP="00BF7E5F">
      <w:pPr>
        <w:pStyle w:val="ListParagraph"/>
        <w:numPr>
          <w:ilvl w:val="0"/>
          <w:numId w:val="13"/>
        </w:numPr>
        <w:jc w:val="both"/>
      </w:pPr>
      <w:r>
        <w:t>Propose new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79C0ABDA" w:rsidR="00C054E0" w:rsidRDefault="00C054E0" w:rsidP="00BF7E5F">
      <w:pPr>
        <w:pStyle w:val="ListParagraph"/>
        <w:numPr>
          <w:ilvl w:val="0"/>
          <w:numId w:val="13"/>
        </w:numPr>
        <w:jc w:val="both"/>
      </w:pPr>
      <w:r>
        <w:t>Decommissioning or removal of sites</w:t>
      </w:r>
      <w:r w:rsidR="00BF7E5F">
        <w:t>,</w:t>
      </w:r>
      <w:r>
        <w:t xml:space="preserve"> or</w:t>
      </w:r>
      <w:r w:rsidR="00BF7E5F">
        <w:t xml:space="preserve"> alternatively, allow sites currently managed under the Project to be transferred to other projects whose objectives they support.</w:t>
      </w:r>
    </w:p>
    <w:p w14:paraId="023F0B4D" w14:textId="7BCD8508" w:rsidR="00D85DD4" w:rsidRDefault="00D85DD4" w:rsidP="00CC1DC7">
      <w:pPr>
        <w:pStyle w:val="Heading1"/>
        <w:jc w:val="both"/>
      </w:pPr>
      <w:bookmarkStart w:id="4" w:name="_Toc164242412"/>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42413"/>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42414"/>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4242415"/>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42416"/>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4242417"/>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27" w:name="_Toc164242418"/>
      <w:r>
        <w:lastRenderedPageBreak/>
        <w:t>Additional Considerations</w:t>
      </w:r>
      <w:bookmarkEnd w:id="27"/>
    </w:p>
    <w:p w14:paraId="07A035E9" w14:textId="02648B42" w:rsidR="00D92FCD" w:rsidRDefault="00D92FCD" w:rsidP="000805A6">
      <w:pPr>
        <w:jc w:val="both"/>
        <w:rPr>
          <w:rFonts w:cs="Times New Roman"/>
        </w:rPr>
      </w:pPr>
      <w:r>
        <w:rPr>
          <w:rFonts w:cs="Times New Roman"/>
        </w:rPr>
        <w:t xml:space="preserve">In addition to the prioritization framework outlined above which uses ASMS guidance (CBCAMW 2010), we also took into consideration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t>APPENDIX A</w:t>
      </w:r>
      <w:r>
        <w:rPr>
          <w:rFonts w:cs="Times New Roman"/>
        </w:rPr>
        <w:fldChar w:fldCharType="end"/>
      </w:r>
      <w:r>
        <w:rPr>
          <w:rFonts w:cs="Times New Roman"/>
        </w:rPr>
        <w:t>).</w:t>
      </w:r>
      <w:r w:rsidR="00B70079">
        <w:rPr>
          <w:rFonts w:cs="Times New Roman"/>
        </w:rPr>
        <w:t xml:space="preserve"> </w:t>
      </w:r>
      <w:commentRangeStart w:id="28"/>
      <w:r w:rsidR="00B70079">
        <w:rPr>
          <w:rFonts w:cs="Times New Roman"/>
        </w:rPr>
        <w:t xml:space="preserve">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w:t>
      </w:r>
      <w:r w:rsidR="003E564D">
        <w:rPr>
          <w:rFonts w:cs="Times New Roman"/>
        </w:rPr>
        <w:t>because</w:t>
      </w:r>
      <w:r w:rsidR="00B70079">
        <w:rPr>
          <w:rFonts w:cs="Times New Roman"/>
        </w:rPr>
        <w:t xml:space="preserve"> B-run populations are of great conservation concern and influence downriver and in-river management decisions.</w:t>
      </w:r>
      <w:commentRangeEnd w:id="28"/>
      <w:r w:rsidR="00657327">
        <w:rPr>
          <w:rStyle w:val="CommentReference"/>
        </w:rPr>
        <w:commentReference w:id="28"/>
      </w:r>
    </w:p>
    <w:p w14:paraId="069457E7" w14:textId="53D174B2"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Pr>
          <w:rFonts w:cs="Times New Roman"/>
        </w:rPr>
        <w:fldChar w:fldCharType="begin"/>
      </w:r>
      <w:r>
        <w:rPr>
          <w:rFonts w:cs="Times New Roman"/>
        </w:rPr>
        <w:instrText xml:space="preserve"> REF _Ref163195368 \h </w:instrText>
      </w:r>
      <w:r>
        <w:rPr>
          <w:rFonts w:cs="Times New Roman"/>
        </w:rPr>
      </w:r>
      <w:r>
        <w:rPr>
          <w:rFonts w:cs="Times New Roman"/>
        </w:rPr>
        <w:fldChar w:fldCharType="separate"/>
      </w:r>
      <w:r>
        <w:t>APPENDIX B</w:t>
      </w:r>
      <w:r>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1C8708D7"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 Considerations and recommendations for Snake River steelhead and spring/summer Chinook salmon, by MPG and population, follow.</w:t>
      </w:r>
    </w:p>
    <w:p w14:paraId="57A16124" w14:textId="464C0355" w:rsidR="0001722A" w:rsidRPr="003627F5" w:rsidRDefault="0001722A" w:rsidP="003627F5">
      <w:pPr>
        <w:pStyle w:val="Heading1"/>
      </w:pPr>
      <w:bookmarkStart w:id="29" w:name="_Toc164242419"/>
      <w:r w:rsidRPr="003627F5">
        <w:t>RESULTS</w:t>
      </w:r>
      <w:bookmarkEnd w:id="29"/>
    </w:p>
    <w:p w14:paraId="3DA8CF8A" w14:textId="3F677585" w:rsidR="00C63F85" w:rsidRDefault="00C63F85" w:rsidP="003627F5">
      <w:pPr>
        <w:pStyle w:val="Heading2"/>
      </w:pPr>
      <w:bookmarkStart w:id="30" w:name="_Toc164242420"/>
      <w:r>
        <w:t>Synopsis</w:t>
      </w:r>
      <w:bookmarkEnd w:id="30"/>
    </w:p>
    <w:p w14:paraId="06CF28D6" w14:textId="4000A906" w:rsidR="00B96B7C" w:rsidRDefault="00485094" w:rsidP="009D1563">
      <w:pPr>
        <w:jc w:val="both"/>
        <w:rPr>
          <w:rFonts w:cs="Times New Roman"/>
        </w:rPr>
      </w:pPr>
      <w:commentRangeStart w:id="31"/>
      <w:r w:rsidRPr="00D673D0">
        <w:rPr>
          <w:rFonts w:cs="Times New Roman"/>
        </w:rPr>
        <w:t>After</w:t>
      </w:r>
      <w:commentRangeEnd w:id="31"/>
      <w:r w:rsidR="00E26C7D">
        <w:rPr>
          <w:rStyle w:val="CommentReference"/>
        </w:rPr>
        <w:commentReference w:id="31"/>
      </w:r>
      <w:r w:rsidRPr="00D673D0">
        <w:rPr>
          <w:rFonts w:cs="Times New Roman"/>
        </w:rPr>
        <w:t xml:space="preserve"> considering each MPG, population, and IPTDS site for both steelhead and spring/summer Chinook salmon, sites were lumped into one of four categories: 1) site recommended for continued funding, 2) existing sites recommended for funding under the IPTDS O&amp;M project, 3) proposed new sites, or 4) candidates for decommissioning, removal, or transfer from the IPTDS O&amp;M project.</w:t>
      </w:r>
      <w:r w:rsidR="004E196B">
        <w:rPr>
          <w:rFonts w:cs="Times New Roman"/>
        </w:rPr>
        <w:t xml:space="preserve"> 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p>
    <w:p w14:paraId="604A747A" w14:textId="579DAB05" w:rsidR="00B96B7C" w:rsidRDefault="00B96B7C" w:rsidP="004E196B">
      <w:pPr>
        <w:pStyle w:val="Caption"/>
        <w:jc w:val="center"/>
        <w:rPr>
          <w:rFonts w:cs="Times New Roman"/>
        </w:rPr>
      </w:pPr>
      <w:bookmarkStart w:id="32"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2"/>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3" w:name="_Ref163737213"/>
      <w:bookmarkStart w:id="34" w:name="_Ref163717399"/>
      <w:bookmarkStart w:id="35" w:name="_Ref141944808"/>
      <w:bookmarkStart w:id="36"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3"/>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2C167F33"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095DE04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commentRangeStart w:id="37"/>
            <w:r w:rsidRPr="000A18C8">
              <w:rPr>
                <w:rFonts w:cs="Times New Roman"/>
                <w:i w:val="0"/>
                <w:iCs w:val="0"/>
                <w:color w:val="000000"/>
                <w:szCs w:val="20"/>
              </w:rPr>
              <w:t xml:space="preserve">SREFS-s and SRPAH-s </w:t>
            </w:r>
            <w:commentRangeEnd w:id="37"/>
            <w:r w:rsidR="00474719">
              <w:rPr>
                <w:rStyle w:val="CommentReference"/>
                <w:i w:val="0"/>
                <w:iCs w:val="0"/>
              </w:rPr>
              <w:commentReference w:id="37"/>
            </w:r>
            <w:r w:rsidRPr="000A18C8">
              <w:rPr>
                <w:rFonts w:cs="Times New Roman"/>
                <w:i w:val="0"/>
                <w:iCs w:val="0"/>
                <w:color w:val="000000"/>
                <w:szCs w:val="20"/>
              </w:rPr>
              <w:t xml:space="preserve">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4C39E29E" w:rsidR="000A18C8" w:rsidRPr="003031D2" w:rsidRDefault="000A18C8" w:rsidP="00A835E8">
            <w:pPr>
              <w:pStyle w:val="Caption"/>
              <w:spacing w:after="0"/>
              <w:contextualSpacing/>
              <w:jc w:val="center"/>
              <w:rPr>
                <w:rFonts w:cs="Times New Roman"/>
                <w:b w:val="0"/>
                <w:bCs w:val="0"/>
                <w:i w:val="0"/>
                <w:iCs w:val="0"/>
                <w:szCs w:val="20"/>
              </w:rPr>
            </w:pPr>
            <w:commentRangeStart w:id="38"/>
            <w:r w:rsidRPr="003031D2">
              <w:rPr>
                <w:rFonts w:cs="Times New Roman"/>
                <w:b w:val="0"/>
                <w:bCs w:val="0"/>
                <w:i w:val="0"/>
                <w:iCs w:val="0"/>
                <w:szCs w:val="20"/>
              </w:rPr>
              <w:t>US</w:t>
            </w:r>
            <w:ins w:id="39" w:author="Ryan Kinzer" w:date="2024-04-17T13:51:00Z">
              <w:r w:rsidR="00AF0C33">
                <w:rPr>
                  <w:rFonts w:cs="Times New Roman"/>
                  <w:b w:val="0"/>
                  <w:bCs w:val="0"/>
                  <w:i w:val="0"/>
                  <w:iCs w:val="0"/>
                  <w:szCs w:val="20"/>
                </w:rPr>
                <w:t>I</w:t>
              </w:r>
            </w:ins>
            <w:del w:id="40" w:author="Ryan Kinzer" w:date="2024-04-17T13:51:00Z">
              <w:r w:rsidRPr="003031D2" w:rsidDel="00AF0C33">
                <w:rPr>
                  <w:rFonts w:cs="Times New Roman"/>
                  <w:b w:val="0"/>
                  <w:bCs w:val="0"/>
                  <w:i w:val="0"/>
                  <w:iCs w:val="0"/>
                  <w:szCs w:val="20"/>
                </w:rPr>
                <w:delText>E</w:delText>
              </w:r>
            </w:del>
            <w:commentRangeEnd w:id="38"/>
            <w:r w:rsidR="00474719">
              <w:rPr>
                <w:rStyle w:val="CommentReference"/>
                <w:b w:val="0"/>
                <w:bCs w:val="0"/>
                <w:i w:val="0"/>
                <w:iCs w:val="0"/>
              </w:rPr>
              <w:commentReference w:id="38"/>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A1F67F7" w14:textId="5C26AEE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FFC4A41" w14:textId="51E4511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23CFF3" w14:textId="1A5CBB0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BHC</w:t>
            </w:r>
          </w:p>
        </w:tc>
        <w:tc>
          <w:tcPr>
            <w:tcW w:w="727" w:type="dxa"/>
            <w:vAlign w:val="center"/>
          </w:tcPr>
          <w:p w14:paraId="5EED66C8" w14:textId="5E03A7E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48CE7C3" w14:textId="4D4D1C1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3CA40D44" w14:textId="223B69A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7C9DB2FB" w14:textId="46ADB1EF"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3F088BF8" w14:textId="53076260"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72867F49" w14:textId="45EE790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8A66D91" w14:textId="3A6B017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A4C3952" w14:textId="53C633F5"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A835E8" w:rsidRPr="003031D2" w:rsidRDefault="00A835E8" w:rsidP="00A835E8">
            <w:pPr>
              <w:pStyle w:val="Caption"/>
              <w:spacing w:after="0"/>
              <w:contextualSpacing/>
              <w:jc w:val="center"/>
              <w:rPr>
                <w:rFonts w:cs="Times New Roman"/>
                <w:b w:val="0"/>
                <w:bCs w:val="0"/>
                <w:i w:val="0"/>
                <w:iCs w:val="0"/>
                <w:szCs w:val="20"/>
              </w:rPr>
            </w:pPr>
            <w:commentRangeStart w:id="41"/>
            <w:r w:rsidRPr="003031D2">
              <w:rPr>
                <w:rFonts w:cs="Times New Roman"/>
                <w:b w:val="0"/>
                <w:bCs w:val="0"/>
                <w:i w:val="0"/>
                <w:iCs w:val="0"/>
                <w:szCs w:val="20"/>
              </w:rPr>
              <w:t>LRW</w:t>
            </w:r>
            <w:commentRangeEnd w:id="41"/>
            <w:r w:rsidR="00F07D75">
              <w:rPr>
                <w:rStyle w:val="CommentReference"/>
                <w:b w:val="0"/>
                <w:bCs w:val="0"/>
                <w:i w:val="0"/>
                <w:iCs w:val="0"/>
              </w:rPr>
              <w:commentReference w:id="41"/>
            </w:r>
          </w:p>
        </w:tc>
        <w:tc>
          <w:tcPr>
            <w:tcW w:w="727" w:type="dxa"/>
            <w:vAlign w:val="center"/>
          </w:tcPr>
          <w:p w14:paraId="2F7E7C65" w14:textId="499A57E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5C42780" w14:textId="3622E6BA"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 xml:space="preserve">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commentRangeStart w:id="42"/>
            <w:commentRangeStart w:id="43"/>
            <w:r w:rsidRPr="003031D2">
              <w:rPr>
                <w:rFonts w:cs="Times New Roman"/>
                <w:b w:val="0"/>
                <w:bCs w:val="0"/>
                <w:i w:val="0"/>
                <w:iCs w:val="0"/>
                <w:szCs w:val="20"/>
              </w:rPr>
              <w:t>KRS</w:t>
            </w:r>
            <w:commentRangeEnd w:id="42"/>
            <w:r w:rsidR="00265E7D">
              <w:rPr>
                <w:rStyle w:val="CommentReference"/>
                <w:b w:val="0"/>
                <w:bCs w:val="0"/>
                <w:i w:val="0"/>
                <w:iCs w:val="0"/>
              </w:rPr>
              <w:commentReference w:id="42"/>
            </w:r>
            <w:commentRangeEnd w:id="43"/>
            <w:r w:rsidR="00265E7D">
              <w:rPr>
                <w:rStyle w:val="CommentReference"/>
                <w:b w:val="0"/>
                <w:bCs w:val="0"/>
                <w:i w:val="0"/>
                <w:iCs w:val="0"/>
              </w:rPr>
              <w:commentReference w:id="43"/>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r w:rsidR="008C6024" w:rsidRPr="000A18C8">
              <w:rPr>
                <w:rFonts w:cs="Times New Roman"/>
                <w:i w:val="0"/>
                <w:iCs w:val="0"/>
                <w:color w:val="000000"/>
                <w:szCs w:val="20"/>
              </w:rPr>
              <w:t>be in</w:t>
            </w:r>
            <w:r w:rsidRPr="000A18C8">
              <w:rPr>
                <w:rFonts w:cs="Times New Roman"/>
                <w:i w:val="0"/>
                <w:iCs w:val="0"/>
                <w:color w:val="000000"/>
                <w:szCs w:val="20"/>
              </w:rPr>
              <w:t xml:space="preserve"> the lower Little Salmon River. Secondary options include Slate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w:t>
            </w:r>
            <w:r w:rsidR="008C6024">
              <w:rPr>
                <w:rFonts w:cs="Times New Roman"/>
                <w:i w:val="0"/>
                <w:iCs w:val="0"/>
                <w:color w:val="000000"/>
                <w:szCs w:val="20"/>
              </w:rPr>
              <w:t>c</w:t>
            </w:r>
            <w:r w:rsidRPr="000A18C8">
              <w:rPr>
                <w:rFonts w:cs="Times New Roman"/>
                <w:i w:val="0"/>
                <w:iCs w:val="0"/>
                <w:color w:val="000000"/>
                <w:szCs w:val="20"/>
              </w:rPr>
              <w:t>reek</w:t>
            </w:r>
            <w:r w:rsidR="008C6024">
              <w:rPr>
                <w:rFonts w:cs="Times New Roman"/>
                <w:i w:val="0"/>
                <w:iCs w:val="0"/>
                <w:color w:val="000000"/>
                <w:szCs w:val="20"/>
              </w:rPr>
              <w:t>s</w:t>
            </w:r>
            <w:r w:rsidRPr="000A18C8">
              <w:rPr>
                <w:rFonts w:cs="Times New Roman"/>
                <w:i w:val="0"/>
                <w:iCs w:val="0"/>
                <w:color w:val="000000"/>
                <w:szCs w:val="20"/>
              </w:rPr>
              <w:t>.</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4FB1D88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commentRangeStart w:id="44"/>
            <w:r w:rsidRPr="003031D2">
              <w:rPr>
                <w:rFonts w:cs="Times New Roman"/>
                <w:b w:val="0"/>
                <w:bCs w:val="0"/>
                <w:i w:val="0"/>
                <w:iCs w:val="0"/>
                <w:szCs w:val="20"/>
              </w:rPr>
              <w:t>SW2</w:t>
            </w:r>
            <w:commentRangeEnd w:id="44"/>
            <w:r w:rsidR="00EC4F55">
              <w:rPr>
                <w:rStyle w:val="CommentReference"/>
                <w:b w:val="0"/>
                <w:bCs w:val="0"/>
                <w:i w:val="0"/>
                <w:iCs w:val="0"/>
              </w:rPr>
              <w:commentReference w:id="44"/>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commentRangeStart w:id="45"/>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commentRangeEnd w:id="45"/>
            <w:r w:rsidR="00EC4F55">
              <w:rPr>
                <w:rStyle w:val="CommentReference"/>
                <w:i w:val="0"/>
                <w:iCs w:val="0"/>
              </w:rPr>
              <w:commentReference w:id="45"/>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commentRangeStart w:id="46"/>
            <w:r w:rsidRPr="003031D2">
              <w:rPr>
                <w:rFonts w:cs="Times New Roman"/>
                <w:b w:val="0"/>
                <w:bCs w:val="0"/>
                <w:i w:val="0"/>
                <w:iCs w:val="0"/>
                <w:szCs w:val="20"/>
              </w:rPr>
              <w:lastRenderedPageBreak/>
              <w:t>LAP</w:t>
            </w:r>
            <w:commentRangeEnd w:id="46"/>
            <w:r w:rsidR="00EC4F55">
              <w:rPr>
                <w:rStyle w:val="CommentReference"/>
                <w:b w:val="0"/>
                <w:bCs w:val="0"/>
                <w:i w:val="0"/>
                <w:iCs w:val="0"/>
              </w:rPr>
              <w:commentReference w:id="46"/>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WR1 should continue to be funded under the project. A two-pass array at MR1 would allow an estimate of a detection probability at both WR1 and the lower array and MR1 and allow parsing of abundance among steelhead major spawning areas and </w:t>
            </w:r>
            <w:proofErr w:type="spellStart"/>
            <w:r w:rsidRPr="000A18C8">
              <w:rPr>
                <w:rFonts w:cs="Times New Roman"/>
                <w:i w:val="0"/>
                <w:iCs w:val="0"/>
                <w:color w:val="000000"/>
                <w:szCs w:val="20"/>
              </w:rPr>
              <w:t>sp</w:t>
            </w:r>
            <w:proofErr w:type="spellEnd"/>
            <w:r w:rsidRPr="000A18C8">
              <w:rPr>
                <w:rFonts w:cs="Times New Roman"/>
                <w:i w:val="0"/>
                <w:iCs w:val="0"/>
                <w:color w:val="000000"/>
                <w:szCs w:val="20"/>
              </w:rPr>
              <w:t>/sum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proofErr w:type="spellStart"/>
            <w:r w:rsidRPr="003031D2">
              <w:rPr>
                <w:rFonts w:cs="Times New Roman"/>
                <w:b w:val="0"/>
                <w:bCs w:val="0"/>
                <w:i w:val="0"/>
                <w:iCs w:val="0"/>
                <w:szCs w:val="20"/>
              </w:rPr>
              <w:t>Alpowa</w:t>
            </w:r>
            <w:proofErr w:type="spellEnd"/>
            <w:r w:rsidRPr="003031D2">
              <w:rPr>
                <w:rFonts w:cs="Times New Roman"/>
                <w:b w:val="0"/>
                <w:bCs w:val="0"/>
                <w:i w:val="0"/>
                <w:iCs w:val="0"/>
                <w:szCs w:val="20"/>
              </w:rPr>
              <w:t xml:space="preserve">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027F2C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Add an IPTDS in lower </w:t>
            </w:r>
            <w:proofErr w:type="spellStart"/>
            <w:r w:rsidRPr="000A18C8">
              <w:rPr>
                <w:rFonts w:cs="Times New Roman"/>
                <w:i w:val="0"/>
                <w:iCs w:val="0"/>
                <w:color w:val="000000"/>
                <w:szCs w:val="20"/>
              </w:rPr>
              <w:t>Alpowa</w:t>
            </w:r>
            <w:proofErr w:type="spellEnd"/>
            <w:r w:rsidRPr="000A18C8">
              <w:rPr>
                <w:rFonts w:cs="Times New Roman"/>
                <w:i w:val="0"/>
                <w:iCs w:val="0"/>
                <w:color w:val="000000"/>
                <w:szCs w:val="20"/>
              </w:rPr>
              <w:t xml:space="preserve"> Creek to ensure high-</w:t>
            </w:r>
            <w:proofErr w:type="spellStart"/>
            <w:r w:rsidRPr="000A18C8">
              <w:rPr>
                <w:rFonts w:cs="Times New Roman"/>
                <w:i w:val="0"/>
                <w:iCs w:val="0"/>
                <w:color w:val="000000"/>
                <w:szCs w:val="20"/>
              </w:rPr>
              <w:t>precison</w:t>
            </w:r>
            <w:proofErr w:type="spellEnd"/>
            <w:r w:rsidRPr="000A18C8">
              <w:rPr>
                <w:rFonts w:cs="Times New Roman"/>
                <w:i w:val="0"/>
                <w:iCs w:val="0"/>
                <w:color w:val="000000"/>
                <w:szCs w:val="20"/>
              </w:rPr>
              <w:t xml:space="preserve"> monitoring of one steelhead population within the MPG</w:t>
            </w:r>
            <w:r w:rsidR="00DD6B7D">
              <w:rPr>
                <w:rFonts w:cs="Times New Roman"/>
                <w:i w:val="0"/>
                <w:iCs w:val="0"/>
                <w:color w:val="000000"/>
                <w:szCs w:val="20"/>
              </w:rPr>
              <w:t xml:space="preserve">, unless a weir is reliably operated in </w:t>
            </w:r>
            <w:proofErr w:type="spellStart"/>
            <w:r w:rsidR="00DD6B7D">
              <w:rPr>
                <w:rFonts w:cs="Times New Roman"/>
                <w:i w:val="0"/>
                <w:iCs w:val="0"/>
                <w:color w:val="000000"/>
                <w:szCs w:val="20"/>
              </w:rPr>
              <w:t>Alpowa</w:t>
            </w:r>
            <w:proofErr w:type="spellEnd"/>
            <w:r w:rsidR="00DD6B7D">
              <w:rPr>
                <w:rFonts w:cs="Times New Roman"/>
                <w:i w:val="0"/>
                <w:iCs w:val="0"/>
                <w:color w:val="000000"/>
                <w:szCs w:val="20"/>
              </w:rPr>
              <w:t xml:space="preserve"> Creek annually</w:t>
            </w:r>
            <w:r w:rsidRPr="000A18C8">
              <w:rPr>
                <w:rFonts w:cs="Times New Roman"/>
                <w:i w:val="0"/>
                <w:iCs w:val="0"/>
                <w:color w:val="000000"/>
                <w:szCs w:val="20"/>
              </w:rPr>
              <w:t>.</w:t>
            </w:r>
          </w:p>
        </w:tc>
      </w:tr>
    </w:tbl>
    <w:p w14:paraId="21B8E042" w14:textId="7F144FE5" w:rsidR="00B25FFC" w:rsidRDefault="00887F08" w:rsidP="003627F5">
      <w:pPr>
        <w:pStyle w:val="Heading2"/>
      </w:pPr>
      <w:bookmarkStart w:id="47" w:name="_Toc164242421"/>
      <w:bookmarkEnd w:id="35"/>
      <w:bookmarkEnd w:id="36"/>
      <w:commentRangeStart w:id="48"/>
      <w:r>
        <w:lastRenderedPageBreak/>
        <w:t xml:space="preserve">Snake River Basin </w:t>
      </w:r>
      <w:r w:rsidR="00B25FFC">
        <w:t>Steelhead</w:t>
      </w:r>
      <w:r>
        <w:t xml:space="preserve"> DPS</w:t>
      </w:r>
      <w:bookmarkEnd w:id="47"/>
      <w:commentRangeEnd w:id="48"/>
      <w:r w:rsidR="00AF0C33">
        <w:rPr>
          <w:rStyle w:val="CommentReference"/>
          <w:rFonts w:eastAsiaTheme="minorHAnsi" w:cstheme="minorBidi"/>
          <w:b w:val="0"/>
          <w:i w:val="0"/>
        </w:rPr>
        <w:commentReference w:id="48"/>
      </w:r>
    </w:p>
    <w:p w14:paraId="4ED8BFB3" w14:textId="77777777" w:rsidR="008F154B" w:rsidRDefault="00B256E7" w:rsidP="008F154B">
      <w:pPr>
        <w:pStyle w:val="Heading3"/>
      </w:pPr>
      <w:bookmarkStart w:id="49" w:name="_Toc164242422"/>
      <w:r w:rsidRPr="00887F08">
        <w:t>Salmon River MPG</w:t>
      </w:r>
      <w:bookmarkEnd w:id="49"/>
    </w:p>
    <w:p w14:paraId="2BBD2F41" w14:textId="38910CF7" w:rsidR="00E91B22" w:rsidRDefault="00E91B22" w:rsidP="008F154B">
      <w:pPr>
        <w:jc w:val="both"/>
      </w:pPr>
      <w:r w:rsidRPr="00E91B22">
        <w:t>Fun</w:t>
      </w:r>
      <w:r>
        <w:t xml:space="preserve">ding for O&amp;M is currently provided for 17 IPTDS sites within the Salmon River MPG. We recommend the continued funding of O&amp;M for 11 of those sites currently funded under the project </w:t>
      </w:r>
      <w:r w:rsidR="00652F78">
        <w:t>(</w:t>
      </w:r>
      <w:r>
        <w:t xml:space="preserve">VC2, LLR, LRW, HYC, NFS, MAR, TAY, SFG, KRS, </w:t>
      </w:r>
      <w:r w:rsidRPr="00E91B22">
        <w:t>ESS</w:t>
      </w:r>
      <w:r>
        <w:t xml:space="preserve">, ZEN), </w:t>
      </w:r>
      <w:r w:rsidR="00652F78">
        <w:t xml:space="preserve">potentially </w:t>
      </w:r>
      <w:r>
        <w:t xml:space="preserve">adding two sites (YFK and PCA) to ensure precise and long-term monitoring of the SRUMA-s and SRPAN-s populations, respectively, and adding </w:t>
      </w:r>
      <w:r w:rsidR="0023275B">
        <w:t>four</w:t>
      </w:r>
      <w:r>
        <w:t xml:space="preserve"> proposed sites to cover existing population monitoring gaps for a total of 1</w:t>
      </w:r>
      <w:r w:rsidR="0023275B">
        <w:t>7</w:t>
      </w:r>
      <w:r>
        <w:t xml:space="preserve"> sites funded under the IPTDS O&amp;M project.</w:t>
      </w:r>
    </w:p>
    <w:p w14:paraId="50B2D9A5" w14:textId="1B983F29" w:rsidR="00877D12" w:rsidRDefault="00877D12" w:rsidP="008F154B">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w:t>
      </w:r>
      <w:r w:rsidR="005A131B">
        <w:t xml:space="preserve"> The remaining four sites (BHC, LLS, BTL, and CAC) could be considered for decommissioning</w:t>
      </w:r>
      <w:r w:rsidR="005A131B" w:rsidRPr="005A131B">
        <w:t>, removal</w:t>
      </w:r>
      <w:r w:rsidR="005A131B">
        <w:t>, or transfer to other projects</w:t>
      </w:r>
      <w:r w:rsidR="00A85689">
        <w:t>.</w:t>
      </w:r>
    </w:p>
    <w:p w14:paraId="5C2F14F4" w14:textId="13EAEDBC" w:rsidR="00877D12" w:rsidRDefault="00877D12" w:rsidP="008F154B">
      <w:pPr>
        <w:jc w:val="both"/>
      </w:pPr>
      <w:r>
        <w:t>The SFMAI-s population is currently monitored with high precision using KRS, ESS</w:t>
      </w:r>
      <w:r w:rsidR="00A85689">
        <w:t>, and SFG</w:t>
      </w:r>
      <w:r>
        <w:t xml:space="preserve"> combined. Although high-precision monitoring in the population is not required according to ASMS </w:t>
      </w:r>
      <w:r w:rsidR="005A131B">
        <w:t xml:space="preserve">guidelines </w:t>
      </w:r>
      <w:r w:rsidR="005A131B">
        <w:rPr>
          <w:rFonts w:cs="Times New Roman"/>
        </w:rPr>
        <w:t xml:space="preserve">(CBCAMW 2010) because other </w:t>
      </w:r>
      <w:r>
        <w:t>populations within the MPG are monitored with high precision</w:t>
      </w:r>
      <w:r w:rsidR="005A131B">
        <w:t>, it is desired because the population is one of two populations within the MPG with a high B-run component and is targeted for viability or high viability</w:t>
      </w:r>
      <w:r>
        <w:t xml:space="preserve">. </w:t>
      </w:r>
      <w:r w:rsidR="005A131B">
        <w:t>In addition, the SFG site is currently being considered for experimental juvenile survival monitoring. Funding under the IPTDS O&amp;M project should be continued for each of</w:t>
      </w:r>
      <w:r w:rsidR="00A85689">
        <w:t xml:space="preserve"> KRS, ESS, and SFG</w:t>
      </w:r>
      <w:r w:rsidR="005A131B">
        <w:t>.</w:t>
      </w:r>
    </w:p>
    <w:p w14:paraId="2470BBDD" w14:textId="48A16F70" w:rsidR="005A131B" w:rsidRDefault="005A131B" w:rsidP="008F154B">
      <w:pPr>
        <w:jc w:val="both"/>
      </w:pPr>
      <w:r>
        <w:t>The SRPAH-s population is currently</w:t>
      </w:r>
      <w:r w:rsidR="000B6D17">
        <w:t xml:space="preserve"> monitored</w:t>
      </w:r>
      <w:r w:rsidR="00F86316">
        <w:t xml:space="preserve"> using a combination of the </w:t>
      </w:r>
      <w:proofErr w:type="spellStart"/>
      <w:r w:rsidR="00F86316">
        <w:t>Pahsimeroi</w:t>
      </w:r>
      <w:proofErr w:type="spellEnd"/>
      <w:r w:rsidR="00F86316">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rsidR="00F86316">
        <w:t>Pahsimeroi</w:t>
      </w:r>
      <w:proofErr w:type="spellEnd"/>
      <w:r w:rsidR="00F86316">
        <w:t xml:space="preserve"> Hatchery weir) to estimate a detection probability. Further, sites</w:t>
      </w:r>
      <w:r w:rsidR="0023275B">
        <w:t xml:space="preserve"> currently</w:t>
      </w:r>
      <w:r w:rsidR="00F86316">
        <w:t xml:space="preserve">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00F86316" w:rsidRPr="0023275B">
        <w:t>USI could be considered for decommissioning</w:t>
      </w:r>
      <w:r w:rsidR="0023275B" w:rsidRPr="0023275B">
        <w:t>,</w:t>
      </w:r>
      <w:r w:rsidR="00F86316" w:rsidRPr="0023275B">
        <w:t xml:space="preserve"> removal</w:t>
      </w:r>
      <w:r w:rsidR="0023275B" w:rsidRPr="0023275B">
        <w:t>, or transfer from the project</w:t>
      </w:r>
      <w:r w:rsidR="00F86316">
        <w:t>; however, SREFS-s is currently a data gap and should be considered (see below).</w:t>
      </w:r>
    </w:p>
    <w:p w14:paraId="52DE54F9" w14:textId="16927F5B" w:rsidR="0023275B" w:rsidRDefault="0023275B" w:rsidP="008F154B">
      <w:pPr>
        <w:jc w:val="both"/>
      </w:pPr>
      <w:r>
        <w:t xml:space="preserve">We recommend considering funding YFK and PCA under the IPTDS O&amp;M project. PCA would ensure long-term monitoring of the SRPAN-s population. We recommend </w:t>
      </w:r>
      <w:r w:rsidR="006665FC">
        <w:t>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new sites in the SRCHA-s and SRLSR-s populations to address existing data gaps and ensure at least low-precision monitoring for all populations in the MPG.</w:t>
      </w:r>
    </w:p>
    <w:p w14:paraId="142CBA61" w14:textId="77777777" w:rsidR="00631F22" w:rsidRDefault="00631F22">
      <w:pPr>
        <w:rPr>
          <w:b/>
          <w:bCs/>
          <w:i/>
          <w:iCs/>
          <w:sz w:val="20"/>
          <w:szCs w:val="18"/>
        </w:rPr>
      </w:pPr>
      <w:bookmarkStart w:id="50" w:name="_Ref141280661"/>
      <w:r>
        <w:rPr>
          <w:b/>
          <w:bCs/>
        </w:rPr>
        <w:br w:type="page"/>
      </w:r>
    </w:p>
    <w:p w14:paraId="5AD56AEA" w14:textId="31EC6E62" w:rsidR="005133C8" w:rsidRPr="007C4CE1" w:rsidRDefault="00D8060E" w:rsidP="00D8060E">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5</w:t>
      </w:r>
      <w:r w:rsidRPr="00887F08">
        <w:rPr>
          <w:b/>
          <w:bCs/>
        </w:rPr>
        <w:fldChar w:fldCharType="end"/>
      </w:r>
      <w:bookmarkEnd w:id="50"/>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51"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2B997505"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r w:rsidR="00D96D49">
              <w:rPr>
                <w:rFonts w:cs="Times New Roman"/>
                <w:sz w:val="20"/>
                <w:szCs w:val="20"/>
              </w:rPr>
              <w:t>, and detections at YFK aid in estimates of detection probabilities for downstream arrays (e.g., USE)</w:t>
            </w:r>
            <w:r w:rsidR="00D2063C">
              <w:rPr>
                <w:rFonts w:cs="Times New Roman"/>
                <w:sz w:val="20"/>
                <w:szCs w:val="20"/>
              </w:rPr>
              <w:t>.</w:t>
            </w:r>
          </w:p>
        </w:tc>
        <w:tc>
          <w:tcPr>
            <w:tcW w:w="1953" w:type="dxa"/>
            <w:vAlign w:val="center"/>
          </w:tcPr>
          <w:p w14:paraId="2E7CBB54" w14:textId="4F40CE24"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xml:space="preserve">. Consider funding YFK under </w:t>
            </w:r>
            <w:r w:rsidR="00AC0771">
              <w:rPr>
                <w:rFonts w:cs="Times New Roman"/>
                <w:sz w:val="20"/>
                <w:szCs w:val="20"/>
              </w:rPr>
              <w:t>the</w:t>
            </w:r>
            <w:r w:rsidR="00D014BD">
              <w:rPr>
                <w:rFonts w:cs="Times New Roman"/>
                <w:sz w:val="20"/>
                <w:szCs w:val="20"/>
              </w:rPr>
              <w:t xml:space="preserve"> project </w:t>
            </w:r>
            <w:r w:rsidR="00AC0771">
              <w:rPr>
                <w:rFonts w:cs="Times New Roman"/>
                <w:sz w:val="20"/>
                <w:szCs w:val="20"/>
              </w:rPr>
              <w:t>and</w:t>
            </w:r>
            <w:r w:rsidR="00D014BD">
              <w:rPr>
                <w:rFonts w:cs="Times New Roman"/>
                <w:sz w:val="20"/>
                <w:szCs w:val="20"/>
              </w:rPr>
              <w:t xml:space="preserve"> adding a site at lower end of</w:t>
            </w:r>
            <w:r w:rsidR="00AC0771">
              <w:rPr>
                <w:rFonts w:cs="Times New Roman"/>
                <w:sz w:val="20"/>
                <w:szCs w:val="20"/>
              </w:rPr>
              <w:t xml:space="preserve"> the</w:t>
            </w:r>
            <w:r w:rsidR="00D014BD">
              <w:rPr>
                <w:rFonts w:cs="Times New Roman"/>
                <w:sz w:val="20"/>
                <w:szCs w:val="20"/>
              </w:rPr>
              <w:t xml:space="preserve">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21F5CE37" w:rsidR="0056275D" w:rsidRPr="004C7636" w:rsidRDefault="00D2063C" w:rsidP="00AD2B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i.e., the SREFS-s population is considered a data gap, and current IPTDS-based estimates for the population are unreliable and partially reliant on USI and SALEFT. </w:t>
            </w:r>
            <w:r w:rsidR="00AD2BAE">
              <w:rPr>
                <w:rFonts w:cs="Times New Roman"/>
                <w:sz w:val="20"/>
                <w:szCs w:val="20"/>
              </w:rPr>
              <w:t>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3718BEE9" w14:textId="3A13DD5C"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w:t>
            </w:r>
            <w:r w:rsidR="00AD2BAE">
              <w:rPr>
                <w:rFonts w:cs="Times New Roman"/>
                <w:sz w:val="20"/>
                <w:szCs w:val="20"/>
              </w:rPr>
              <w:t>near the lower boundary of the population; alternatively, add a site in the lower East Fork Salmon River.</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53DCAD42" w:rsidR="0056275D" w:rsidRPr="00D65084" w:rsidRDefault="00AD2BAE" w:rsidP="0029512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w:t>
            </w:r>
            <w:r w:rsidR="0029512A">
              <w:rPr>
                <w:rFonts w:cs="Times New Roman"/>
                <w:sz w:val="20"/>
                <w:szCs w:val="20"/>
              </w:rPr>
              <w:t>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4970C1CD" w14:textId="06C3E226" w:rsidR="0056275D" w:rsidRPr="00D65084" w:rsidRDefault="0029512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w:t>
            </w:r>
            <w:r>
              <w:rPr>
                <w:rFonts w:cs="Times New Roman"/>
                <w:sz w:val="20"/>
                <w:szCs w:val="20"/>
              </w:rPr>
              <w:lastRenderedPageBreak/>
              <w:t>monitoring, LLR, LRW, and HYC are of highest priority for population and 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xml:space="preserve">. Remove BHC, LLS, </w:t>
            </w:r>
            <w:r w:rsidR="00D014BD">
              <w:rPr>
                <w:rFonts w:cs="Times New Roman"/>
                <w:sz w:val="20"/>
                <w:szCs w:val="20"/>
              </w:rPr>
              <w:lastRenderedPageBreak/>
              <w:t>BTL, and CAC from the project.</w:t>
            </w:r>
            <w:commentRangeStart w:id="52"/>
            <w:commentRangeStart w:id="53"/>
            <w:commentRangeEnd w:id="52"/>
            <w:r>
              <w:rPr>
                <w:rStyle w:val="CommentReference"/>
              </w:rPr>
              <w:commentReference w:id="52"/>
            </w:r>
            <w:commentRangeEnd w:id="53"/>
            <w:r w:rsidR="003C5C01">
              <w:rPr>
                <w:rStyle w:val="CommentReference"/>
              </w:rPr>
              <w:commentReference w:id="53"/>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73FF40EA"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w:t>
            </w:r>
            <w:r w:rsidR="00952C7A">
              <w:rPr>
                <w:rFonts w:cs="Times New Roman"/>
                <w:sz w:val="20"/>
                <w:szCs w:val="20"/>
              </w:rPr>
              <w:t>, including IPTDS</w:t>
            </w:r>
            <w:r w:rsidR="001576FE" w:rsidRPr="001576FE">
              <w:rPr>
                <w:rFonts w:cs="Times New Roman"/>
                <w:sz w:val="20"/>
                <w:szCs w:val="20"/>
                <w:vertAlign w:val="superscript"/>
              </w:rPr>
              <w:fldChar w:fldCharType="begin"/>
            </w:r>
            <w:r w:rsidR="001576FE" w:rsidRPr="001576FE">
              <w:rPr>
                <w:rFonts w:cs="Times New Roman"/>
                <w:sz w:val="20"/>
                <w:szCs w:val="20"/>
                <w:vertAlign w:val="superscript"/>
              </w:rPr>
              <w:instrText xml:space="preserve"> NOTEREF _Ref163721176 \h </w:instrText>
            </w:r>
            <w:r w:rsidR="001576FE">
              <w:rPr>
                <w:rFonts w:cs="Times New Roman"/>
                <w:sz w:val="20"/>
                <w:szCs w:val="20"/>
                <w:vertAlign w:val="superscript"/>
              </w:rPr>
              <w:instrText xml:space="preserve"> \* MERGEFORMAT </w:instrText>
            </w:r>
            <w:r w:rsidR="001576FE" w:rsidRPr="001576FE">
              <w:rPr>
                <w:rFonts w:cs="Times New Roman"/>
                <w:sz w:val="20"/>
                <w:szCs w:val="20"/>
                <w:vertAlign w:val="superscript"/>
              </w:rPr>
            </w:r>
            <w:r w:rsidR="001576FE" w:rsidRPr="001576FE">
              <w:rPr>
                <w:rFonts w:cs="Times New Roman"/>
                <w:sz w:val="20"/>
                <w:szCs w:val="20"/>
                <w:vertAlign w:val="superscript"/>
              </w:rPr>
              <w:fldChar w:fldCharType="separate"/>
            </w:r>
            <w:r w:rsidR="001576FE" w:rsidRPr="001576FE">
              <w:rPr>
                <w:rFonts w:cs="Times New Roman"/>
                <w:sz w:val="20"/>
                <w:szCs w:val="20"/>
                <w:vertAlign w:val="superscript"/>
              </w:rPr>
              <w:t>3</w:t>
            </w:r>
            <w:r w:rsidR="001576FE" w:rsidRPr="001576FE">
              <w:rPr>
                <w:rFonts w:cs="Times New Roman"/>
                <w:sz w:val="20"/>
                <w:szCs w:val="20"/>
                <w:vertAlign w:val="superscript"/>
              </w:rPr>
              <w:fldChar w:fldCharType="end"/>
            </w:r>
            <w:r w:rsidR="001576FE">
              <w:rPr>
                <w:rFonts w:cs="Times New Roman"/>
                <w:sz w:val="20"/>
                <w:szCs w:val="20"/>
              </w:rPr>
              <w:t xml:space="preserve">, could be considered for a minor spawning area (Sabe, </w:t>
            </w:r>
            <w:proofErr w:type="spellStart"/>
            <w:r w:rsidR="001576FE">
              <w:rPr>
                <w:rFonts w:cs="Times New Roman"/>
                <w:sz w:val="20"/>
                <w:szCs w:val="20"/>
              </w:rPr>
              <w:t>Bargamin</w:t>
            </w:r>
            <w:proofErr w:type="spellEnd"/>
            <w:r w:rsidR="001576FE">
              <w:rPr>
                <w:rFonts w:cs="Times New Roman"/>
                <w:sz w:val="20"/>
                <w:szCs w:val="20"/>
              </w:rPr>
              <w:t>, Warren, Crooked, or Sheep creeks).</w:t>
            </w:r>
          </w:p>
        </w:tc>
        <w:tc>
          <w:tcPr>
            <w:tcW w:w="1953" w:type="dxa"/>
            <w:vAlign w:val="center"/>
          </w:tcPr>
          <w:p w14:paraId="500D3B53" w14:textId="60E451A3"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r w:rsidR="00952C7A">
              <w:rPr>
                <w:rFonts w:cs="Times New Roman"/>
                <w:sz w:val="20"/>
                <w:szCs w:val="20"/>
              </w:rPr>
              <w:t xml:space="preserve"> Alternately, </w:t>
            </w:r>
            <w:r w:rsidR="001576FE">
              <w:rPr>
                <w:rFonts w:cs="Times New Roman"/>
                <w:sz w:val="20"/>
                <w:szCs w:val="20"/>
              </w:rPr>
              <w:t>consider a site in a minor spawning area.</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Funding was previously added to the project to operate MAR.</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bookmarkStart w:id="54" w:name="_Hlk163468750"/>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073F33E3" w:rsidR="0056275D" w:rsidRPr="00D65084" w:rsidRDefault="00A75C5C" w:rsidP="00A75C5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w:t>
            </w:r>
            <w:r>
              <w:rPr>
                <w:rFonts w:cs="Times New Roman"/>
                <w:sz w:val="20"/>
                <w:szCs w:val="20"/>
              </w:rPr>
              <w:lastRenderedPageBreak/>
              <w:t xml:space="preserve">areas and KRS aids </w:t>
            </w:r>
            <w:proofErr w:type="gramStart"/>
            <w:r>
              <w:rPr>
                <w:rFonts w:cs="Times New Roman"/>
                <w:sz w:val="20"/>
                <w:szCs w:val="20"/>
              </w:rPr>
              <w:t>life-cycle</w:t>
            </w:r>
            <w:proofErr w:type="gramEnd"/>
            <w:r>
              <w:rPr>
                <w:rFonts w:cs="Times New Roman"/>
                <w:sz w:val="20"/>
                <w:szCs w:val="20"/>
              </w:rPr>
              <w:t xml:space="preserve"> monitoring for steelhead and </w:t>
            </w:r>
            <w:proofErr w:type="spellStart"/>
            <w:r>
              <w:rPr>
                <w:rFonts w:cs="Times New Roman"/>
                <w:sz w:val="20"/>
                <w:szCs w:val="20"/>
              </w:rPr>
              <w:t>sp</w:t>
            </w:r>
            <w:proofErr w:type="spellEnd"/>
            <w:r>
              <w:rPr>
                <w:rFonts w:cs="Times New Roman"/>
                <w:sz w:val="20"/>
                <w:szCs w:val="20"/>
              </w:rPr>
              <w:t>/sum Chinook salmon. Additionally, SFG aids coverage and precision of the SFMAI-s and SFSEC-s estimates and is being considered as an experimental site to monitor juvenile survival.</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55" w:name="_Hlk163476297"/>
            <w:r>
              <w:rPr>
                <w:rFonts w:cs="Times New Roman"/>
                <w:sz w:val="20"/>
                <w:szCs w:val="20"/>
              </w:rPr>
              <w:lastRenderedPageBreak/>
              <w:t>Continue funding SFG, KRS, and ESS.</w:t>
            </w:r>
            <w:bookmarkEnd w:id="55"/>
          </w:p>
        </w:tc>
      </w:tr>
      <w:bookmarkEnd w:id="54"/>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23E3BB5D" w:rsidR="0056275D" w:rsidRPr="00D65084" w:rsidRDefault="00A75C5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081595AC" w14:textId="5A75F4A3"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3459AE">
              <w:rPr>
                <w:rFonts w:cs="Times New Roman"/>
                <w:sz w:val="20"/>
                <w:szCs w:val="20"/>
              </w:rPr>
              <w:t>.</w:t>
            </w:r>
          </w:p>
        </w:tc>
      </w:tr>
      <w:bookmarkEnd w:id="51"/>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56" w:name="_Toc164242423"/>
      <w:r>
        <w:t>Clearwater</w:t>
      </w:r>
      <w:r w:rsidRPr="00887F08">
        <w:t xml:space="preserve"> River MPG</w:t>
      </w:r>
      <w:bookmarkEnd w:id="56"/>
    </w:p>
    <w:p w14:paraId="434DAE51" w14:textId="77FD85D4" w:rsidR="001E3E5A" w:rsidRDefault="000D3841" w:rsidP="001754C4">
      <w:pPr>
        <w:jc w:val="both"/>
      </w:pPr>
      <w:bookmarkStart w:id="57" w:name="_Hlk141428815"/>
      <w:r w:rsidRPr="000D3841">
        <w:t>Funding</w:t>
      </w:r>
      <w:r>
        <w:t xml:space="preserve"> for O&amp;M is currently provided for seven IPTDS sites (</w:t>
      </w:r>
      <w:r w:rsidR="001E3E5A">
        <w:t>LRL, LRU, SC1, SC2, CRA, LC1, LC2)</w:t>
      </w:r>
      <w:r>
        <w:t xml:space="preserve"> within the Clearwater River MPG. We recommend the continued funding of O&amp;M for </w:t>
      </w:r>
      <w:r w:rsidR="001E3E5A">
        <w:t>six of those</w:t>
      </w:r>
      <w:r>
        <w:t xml:space="preserve"> sites (</w:t>
      </w:r>
      <w:r w:rsidR="001E3E5A">
        <w:t>LRL, LRU, SC1, SC2, LC1, LC2)</w:t>
      </w:r>
      <w:r>
        <w:t xml:space="preserve"> and adding two existing sites (SW1</w:t>
      </w:r>
      <w:r w:rsidR="001E3E5A">
        <w:t>,</w:t>
      </w:r>
      <w:r>
        <w:t xml:space="preserve"> SW2) to ensure long-term monitoring of the CRSEL-s population.</w:t>
      </w:r>
      <w:r w:rsidR="001E3E5A">
        <w:t xml:space="preserve"> Finally, one additional site in each of the SRSFC-s and CRLMA-s populations should be included, resulting in a total of 10 sites within the MPG being funded under the project. </w:t>
      </w:r>
      <w:r>
        <w:t xml:space="preserve"> </w:t>
      </w:r>
    </w:p>
    <w:p w14:paraId="3D08C654" w14:textId="0F4C4AC3" w:rsidR="001E3E5A" w:rsidRDefault="001E3E5A" w:rsidP="001754C4">
      <w:pPr>
        <w:jc w:val="both"/>
      </w:pPr>
      <w:r>
        <w:t>To improve population status and trends monitoring</w:t>
      </w:r>
      <w:r w:rsidR="006D15B7">
        <w:t xml:space="preserve"> for steelhead in the MPG, a</w:t>
      </w:r>
      <w:r w:rsidR="00274E73">
        <w:t>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3C6E1BE9" w14:textId="60A6514B" w:rsidR="00274E73" w:rsidRDefault="00274E73" w:rsidP="001754C4">
      <w:pPr>
        <w:jc w:val="both"/>
      </w:pPr>
      <w:r>
        <w:lastRenderedPageBreak/>
        <w:t>Additionally, a site within the CRLMA-s population should be considered to ensure low-precision monitoring in the population. Existing sites within the CRLMA-s population to consider include JUL (Potlatch River), LAP (</w:t>
      </w:r>
      <w:proofErr w:type="spellStart"/>
      <w:r>
        <w:t>Lapwai</w:t>
      </w:r>
      <w:proofErr w:type="spellEnd"/>
      <w:r>
        <w:t xml:space="preserve"> Creek), or LAW (Lawyer Creek); either JUL or LAP would be good candidates to continue existing time-series of abundance estimates; site</w:t>
      </w:r>
      <w:r w:rsidR="00111320">
        <w:t xml:space="preserve"> feasibility and</w:t>
      </w:r>
      <w:r>
        <w:t xml:space="preserve"> reliability should also be taken into consideration. </w:t>
      </w:r>
    </w:p>
    <w:p w14:paraId="51958E02" w14:textId="25EDAE89" w:rsidR="00E53655" w:rsidRPr="000D3841" w:rsidRDefault="00111320" w:rsidP="001754C4">
      <w:pPr>
        <w:jc w:val="both"/>
      </w:pPr>
      <w:r>
        <w:t>T</w:t>
      </w:r>
      <w:r w:rsidR="00E53655">
        <w:t xml:space="preserve">wo arrays should continue to be funded within the CRLOL-s population. </w:t>
      </w:r>
      <w:r>
        <w:t>Though</w:t>
      </w:r>
      <w:r w:rsidR="00E53655">
        <w:t>,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57"/>
    <w:p w14:paraId="1E7A4096" w14:textId="40ACA46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6</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58"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w:t>
            </w:r>
            <w:r w:rsidR="00061712">
              <w:rPr>
                <w:rFonts w:cs="Times New Roman"/>
                <w:sz w:val="20"/>
                <w:szCs w:val="20"/>
              </w:rPr>
              <w:t xml:space="preserve">; the new site would either need to be a two-pass configuration or sites upstream (e.g., SC3, SC4, CRA) would need to </w:t>
            </w:r>
            <w:r w:rsidR="00061712">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58"/>
    </w:tbl>
    <w:p w14:paraId="0D7010A2" w14:textId="77777777" w:rsidR="00887F08" w:rsidRDefault="00887F08" w:rsidP="00B256E7">
      <w:pPr>
        <w:jc w:val="both"/>
        <w:rPr>
          <w:rFonts w:cs="Times New Roman"/>
          <w:b/>
          <w:bCs/>
          <w:sz w:val="24"/>
          <w:szCs w:val="24"/>
        </w:rPr>
      </w:pPr>
    </w:p>
    <w:p w14:paraId="7CE0B74C" w14:textId="77777777" w:rsidR="00111320" w:rsidRDefault="00111320">
      <w:pPr>
        <w:rPr>
          <w:rFonts w:eastAsiaTheme="majorEastAsia" w:cstheme="majorBidi"/>
          <w:sz w:val="24"/>
          <w:szCs w:val="24"/>
          <w:u w:val="single"/>
        </w:rPr>
      </w:pPr>
      <w:bookmarkStart w:id="59" w:name="_Toc164242424"/>
      <w:bookmarkStart w:id="60" w:name="_Hlk141435949"/>
      <w:r>
        <w:br w:type="page"/>
      </w:r>
    </w:p>
    <w:p w14:paraId="36329685" w14:textId="2A4D91D7" w:rsidR="009952AE" w:rsidRPr="00887F08" w:rsidRDefault="009952AE" w:rsidP="003627F5">
      <w:pPr>
        <w:pStyle w:val="Heading3"/>
      </w:pPr>
      <w:r>
        <w:lastRenderedPageBreak/>
        <w:t>Imnaha</w:t>
      </w:r>
      <w:r w:rsidRPr="00887F08">
        <w:t xml:space="preserve"> River MPG</w:t>
      </w:r>
      <w:bookmarkEnd w:id="59"/>
    </w:p>
    <w:p w14:paraId="69F73DAD" w14:textId="6B3D8D25" w:rsidR="00DA20EC" w:rsidRPr="00DA20EC" w:rsidRDefault="00DA20EC" w:rsidP="00FC0CE8">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2526D270" w14:textId="245E3598"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7</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1240A510" w:rsidR="009952AE" w:rsidRPr="00D65084" w:rsidRDefault="0042581F" w:rsidP="005F0F4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61"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A947F1">
              <w:rPr>
                <w:rFonts w:cs="Times New Roman"/>
                <w:sz w:val="20"/>
                <w:szCs w:val="20"/>
              </w:rPr>
              <w:t xml:space="preserve">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w:t>
            </w:r>
            <w:r w:rsidR="005F0F4E">
              <w:rPr>
                <w:rFonts w:cs="Times New Roman"/>
                <w:sz w:val="20"/>
                <w:szCs w:val="20"/>
              </w:rPr>
              <w:t xml:space="preserve">needed to estimate abundance at IR1 for status and trends monitoring. COC would provide complete coverage for the population, but is not necessary, as Cow Creek is a minor spawning area. </w:t>
            </w:r>
            <w:r w:rsidR="00A947F1">
              <w:rPr>
                <w:rFonts w:cs="Times New Roman"/>
                <w:sz w:val="20"/>
                <w:szCs w:val="20"/>
              </w:rPr>
              <w:t xml:space="preserve"> </w:t>
            </w:r>
            <w:r>
              <w:rPr>
                <w:rFonts w:cs="Times New Roman"/>
                <w:sz w:val="20"/>
                <w:szCs w:val="20"/>
              </w:rPr>
              <w:t xml:space="preserve"> </w:t>
            </w:r>
            <w:bookmarkEnd w:id="61"/>
          </w:p>
        </w:tc>
        <w:tc>
          <w:tcPr>
            <w:tcW w:w="1980" w:type="dxa"/>
            <w:vAlign w:val="center"/>
          </w:tcPr>
          <w:p w14:paraId="412C407B" w14:textId="7666A8C5"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62" w:name="_Hlk163476774"/>
            <w:r>
              <w:rPr>
                <w:rFonts w:cs="Times New Roman"/>
                <w:sz w:val="20"/>
                <w:szCs w:val="20"/>
              </w:rPr>
              <w:t xml:space="preserve">Continue funding IR1 plus </w:t>
            </w:r>
            <w:r w:rsidR="005F0F4E">
              <w:rPr>
                <w:rFonts w:cs="Times New Roman"/>
                <w:sz w:val="20"/>
                <w:szCs w:val="20"/>
              </w:rPr>
              <w:t>two</w:t>
            </w:r>
            <w:r>
              <w:rPr>
                <w:rFonts w:cs="Times New Roman"/>
                <w:sz w:val="20"/>
                <w:szCs w:val="20"/>
              </w:rPr>
              <w:t xml:space="preserve"> additional site</w:t>
            </w:r>
            <w:r w:rsidR="00967943">
              <w:rPr>
                <w:rFonts w:cs="Times New Roman"/>
                <w:sz w:val="20"/>
                <w:szCs w:val="20"/>
              </w:rPr>
              <w:t>s</w:t>
            </w:r>
            <w:r>
              <w:rPr>
                <w:rFonts w:cs="Times New Roman"/>
                <w:sz w:val="20"/>
                <w:szCs w:val="20"/>
              </w:rPr>
              <w:t xml:space="preserve"> upstream</w:t>
            </w:r>
            <w:r w:rsidR="005F0F4E">
              <w:rPr>
                <w:rFonts w:cs="Times New Roman"/>
                <w:sz w:val="20"/>
                <w:szCs w:val="20"/>
              </w:rPr>
              <w:t>.</w:t>
            </w:r>
            <w:bookmarkEnd w:id="62"/>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63" w:name="_Toc164242425"/>
      <w:r w:rsidRPr="00317BB3">
        <w:lastRenderedPageBreak/>
        <w:t>Grande Ronde River MPG</w:t>
      </w:r>
      <w:bookmarkEnd w:id="63"/>
    </w:p>
    <w:p w14:paraId="04E02E82" w14:textId="683E60A8" w:rsidR="00CF4CE6" w:rsidRDefault="00CF4CE6" w:rsidP="009952AE">
      <w:pPr>
        <w:jc w:val="both"/>
        <w:rPr>
          <w:rFonts w:cs="Times New Roman"/>
        </w:rPr>
      </w:pPr>
      <w:r>
        <w:rPr>
          <w:rFonts w:cs="Times New Roman"/>
        </w:rPr>
        <w:t xml:space="preserve">Funding of O&amp;M is currently provided for three sites in the Grande Ronde MPG: UGR, WR1, and JOC. We recommend the continued funding of each of these sites plus three additional sites (MR1, WR2, and </w:t>
      </w:r>
      <w:r w:rsidR="00701121">
        <w:rPr>
          <w:rFonts w:cs="Times New Roman"/>
        </w:rPr>
        <w:t>WEN</w:t>
      </w:r>
      <w:r>
        <w:rPr>
          <w:rFonts w:cs="Times New Roman"/>
        </w:rPr>
        <w:t>) for a total of six IPTDS within the MPG funded under the project.</w:t>
      </w:r>
    </w:p>
    <w:p w14:paraId="24C41347" w14:textId="264F158A" w:rsidR="00701121" w:rsidRDefault="00701121" w:rsidP="003256A7">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11EE161" w14:textId="034A098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8</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64"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65"/>
            <w:commentRangeStart w:id="66"/>
            <w:r w:rsidR="00D03C17">
              <w:rPr>
                <w:rFonts w:cs="Times New Roman"/>
                <w:sz w:val="20"/>
                <w:szCs w:val="20"/>
              </w:rPr>
              <w:t>Lookingglass major spawning area</w:t>
            </w:r>
            <w:commentRangeEnd w:id="65"/>
            <w:r w:rsidR="00D03C17">
              <w:rPr>
                <w:rStyle w:val="CommentReference"/>
              </w:rPr>
              <w:commentReference w:id="65"/>
            </w:r>
            <w:commentRangeEnd w:id="66"/>
            <w:r w:rsidR="00B76B5B">
              <w:rPr>
                <w:rStyle w:val="CommentReference"/>
              </w:rPr>
              <w:commentReference w:id="66"/>
            </w:r>
            <w:r w:rsidR="00D03C17">
              <w:rPr>
                <w:rFonts w:cs="Times New Roman"/>
                <w:sz w:val="20"/>
                <w:szCs w:val="20"/>
              </w:rPr>
              <w:t>.</w:t>
            </w:r>
          </w:p>
        </w:tc>
        <w:tc>
          <w:tcPr>
            <w:tcW w:w="1980" w:type="dxa"/>
            <w:vAlign w:val="center"/>
          </w:tcPr>
          <w:p w14:paraId="4D7315E5" w14:textId="77789877"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r w:rsidR="004B754B">
              <w:rPr>
                <w:rFonts w:cs="Times New Roman"/>
                <w:sz w:val="20"/>
                <w:szCs w:val="20"/>
              </w:rPr>
              <w:t>.</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7AEA62FF" w:rsidR="009952AE" w:rsidRPr="0007002C" w:rsidRDefault="00B76B5B" w:rsidP="00701121">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F4CE6">
              <w:rPr>
                <w:rFonts w:cs="Times New Roman"/>
                <w:sz w:val="20"/>
                <w:szCs w:val="20"/>
              </w:rPr>
              <w:t xml:space="preserve">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w:t>
            </w:r>
            <w:r w:rsidR="00701121">
              <w:rPr>
                <w:rFonts w:cs="Times New Roman"/>
                <w:sz w:val="20"/>
                <w:szCs w:val="20"/>
              </w:rPr>
              <w:t>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255CCA2D" w14:textId="0B93F0EB"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67"/>
            <w:commentRangeStart w:id="68"/>
            <w:r w:rsidR="00D03C17">
              <w:rPr>
                <w:rFonts w:cs="Times New Roman"/>
                <w:sz w:val="20"/>
                <w:szCs w:val="20"/>
              </w:rPr>
              <w:t>WR1</w:t>
            </w:r>
            <w:commentRangeEnd w:id="67"/>
            <w:r w:rsidR="00D03C17">
              <w:rPr>
                <w:rStyle w:val="CommentReference"/>
              </w:rPr>
              <w:commentReference w:id="67"/>
            </w:r>
            <w:commentRangeEnd w:id="68"/>
            <w:r w:rsidR="00B76B5B">
              <w:rPr>
                <w:rStyle w:val="CommentReference"/>
              </w:rPr>
              <w:commentReference w:id="68"/>
            </w:r>
            <w:r w:rsidR="00701121">
              <w:rPr>
                <w:rFonts w:cs="Times New Roman"/>
                <w:sz w:val="20"/>
                <w:szCs w:val="20"/>
              </w:rPr>
              <w:t>; begin funding MR1 (two-pass array) and WR2 (single-pass array).</w:t>
            </w:r>
          </w:p>
        </w:tc>
      </w:tr>
      <w:bookmarkEnd w:id="60"/>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687E00D8"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r w:rsidR="004B754B">
              <w:rPr>
                <w:rFonts w:cs="Times New Roman"/>
                <w:sz w:val="20"/>
                <w:szCs w:val="20"/>
              </w:rPr>
              <w:t>.</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lastRenderedPageBreak/>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43566E44"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lastRenderedPageBreak/>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69"/>
            <w:commentRangeStart w:id="70"/>
            <w:r w:rsidR="00D03C17">
              <w:rPr>
                <w:rFonts w:cs="Times New Roman"/>
                <w:sz w:val="20"/>
                <w:szCs w:val="20"/>
                <w:lang w:val="fr-FR"/>
              </w:rPr>
              <w:t>WEN</w:t>
            </w:r>
            <w:commentRangeEnd w:id="69"/>
            <w:r w:rsidR="00D03C17">
              <w:rPr>
                <w:rStyle w:val="CommentReference"/>
              </w:rPr>
              <w:commentReference w:id="69"/>
            </w:r>
            <w:commentRangeEnd w:id="70"/>
            <w:r w:rsidR="00A17725">
              <w:rPr>
                <w:rStyle w:val="CommentReference"/>
              </w:rPr>
              <w:commentReference w:id="70"/>
            </w:r>
            <w:r w:rsidR="004B754B">
              <w:rPr>
                <w:rFonts w:cs="Times New Roman"/>
                <w:sz w:val="20"/>
                <w:szCs w:val="20"/>
                <w:lang w:val="fr-FR"/>
              </w:rPr>
              <w:t>.</w:t>
            </w:r>
          </w:p>
        </w:tc>
      </w:tr>
      <w:bookmarkEnd w:id="64"/>
    </w:tbl>
    <w:p w14:paraId="0FF1C1EE" w14:textId="77777777" w:rsidR="00701121" w:rsidRDefault="00701121" w:rsidP="00701121"/>
    <w:p w14:paraId="3D7B7CB6" w14:textId="42FA1B2F" w:rsidR="009952AE" w:rsidRPr="00887F08" w:rsidRDefault="009952AE" w:rsidP="003627F5">
      <w:pPr>
        <w:pStyle w:val="Heading3"/>
      </w:pPr>
      <w:bookmarkStart w:id="71" w:name="_Toc164242426"/>
      <w:r>
        <w:t>Hells Canyon</w:t>
      </w:r>
      <w:r w:rsidRPr="00887F08">
        <w:t xml:space="preserve"> MPG</w:t>
      </w:r>
      <w:bookmarkEnd w:id="71"/>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5400D1E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9</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889C664" w14:textId="77777777" w:rsidR="00952C7A" w:rsidRDefault="00952C7A" w:rsidP="00952C7A">
      <w:pPr>
        <w:spacing w:after="0"/>
      </w:pPr>
    </w:p>
    <w:p w14:paraId="7CF4E957" w14:textId="77777777" w:rsidR="00952C7A" w:rsidRDefault="00952C7A">
      <w:pPr>
        <w:rPr>
          <w:rFonts w:eastAsiaTheme="majorEastAsia" w:cstheme="majorBidi"/>
          <w:sz w:val="24"/>
          <w:szCs w:val="24"/>
          <w:u w:val="single"/>
        </w:rPr>
      </w:pPr>
      <w:r>
        <w:br w:type="page"/>
      </w:r>
    </w:p>
    <w:p w14:paraId="601CCCEB" w14:textId="463F1427" w:rsidR="009952AE" w:rsidRPr="00887F08" w:rsidRDefault="00952C7A" w:rsidP="003627F5">
      <w:pPr>
        <w:pStyle w:val="Heading3"/>
      </w:pPr>
      <w:bookmarkStart w:id="72" w:name="_Toc164242427"/>
      <w:r>
        <w:lastRenderedPageBreak/>
        <w:t>L</w:t>
      </w:r>
      <w:r w:rsidR="009952AE">
        <w:t>ower Snake</w:t>
      </w:r>
      <w:r w:rsidR="009952AE" w:rsidRPr="00887F08">
        <w:t xml:space="preserve"> MPG</w:t>
      </w:r>
      <w:bookmarkEnd w:id="72"/>
    </w:p>
    <w:p w14:paraId="11315E0A" w14:textId="0B5B8DD0" w:rsidR="003B2775" w:rsidRPr="003B2775" w:rsidRDefault="0094704B" w:rsidP="009952AE">
      <w:pPr>
        <w:jc w:val="both"/>
        <w:rPr>
          <w:rFonts w:cs="Times New Roman"/>
        </w:rPr>
      </w:pPr>
      <w:r>
        <w:rPr>
          <w:rFonts w:cs="Times New Roman"/>
        </w:rPr>
        <w:t xml:space="preserve">No IPTDS within the MPG are currently funded under the IPTDS O&amp;M project. </w:t>
      </w:r>
      <w:r w:rsidR="00F86CCE">
        <w:rPr>
          <w:rFonts w:cs="Times New Roman"/>
        </w:rPr>
        <w:t xml:space="preserve">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w:t>
      </w:r>
      <w:r w:rsidR="0007028A">
        <w:rPr>
          <w:rFonts w:cs="Times New Roman"/>
        </w:rPr>
        <w:t xml:space="preserve">Current abundance estimates for the SNASO-s population do not account for abundance in the </w:t>
      </w:r>
      <w:proofErr w:type="spellStart"/>
      <w:r w:rsidR="0007028A">
        <w:rPr>
          <w:rFonts w:cs="Times New Roman"/>
        </w:rPr>
        <w:t>Alpowa</w:t>
      </w:r>
      <w:proofErr w:type="spellEnd"/>
      <w:r w:rsidR="0007028A">
        <w:rPr>
          <w:rFonts w:cs="Times New Roman"/>
        </w:rPr>
        <w:t xml:space="preserve"> Creek major spawning area, </w:t>
      </w:r>
      <w:r w:rsidR="00E52B43">
        <w:rPr>
          <w:rFonts w:cs="Times New Roman"/>
        </w:rPr>
        <w:t>and so are considered low-precision. Because SNASO-s occurs upstream of Lower Granite Dam, high precision adult escapement monitoring based on tagging at LGR is feasible. We recommend funding an IPTDS in lower Asoti</w:t>
      </w:r>
      <w:r w:rsidR="00F86CCE">
        <w:rPr>
          <w:rFonts w:cs="Times New Roman"/>
        </w:rPr>
        <w:t>n</w:t>
      </w:r>
      <w:r w:rsidR="00E52B43">
        <w:rPr>
          <w:rFonts w:cs="Times New Roman"/>
        </w:rPr>
        <w:t xml:space="preserve"> Creek (e.g., ACM) and consider adding a site in </w:t>
      </w:r>
      <w:proofErr w:type="spellStart"/>
      <w:r w:rsidR="00E52B43">
        <w:rPr>
          <w:rFonts w:cs="Times New Roman"/>
        </w:rPr>
        <w:t>Alpowa</w:t>
      </w:r>
      <w:proofErr w:type="spellEnd"/>
      <w:r w:rsidR="00E52B43">
        <w:rPr>
          <w:rFonts w:cs="Times New Roman"/>
        </w:rPr>
        <w:t xml:space="preserve"> Creek</w:t>
      </w:r>
      <w:r w:rsidR="00111320">
        <w:rPr>
          <w:rFonts w:cs="Times New Roman"/>
        </w:rPr>
        <w:t xml:space="preserve"> (</w:t>
      </w:r>
      <w:commentRangeStart w:id="73"/>
      <w:r w:rsidR="00111320">
        <w:rPr>
          <w:rFonts w:cs="Times New Roman"/>
        </w:rPr>
        <w:t>if a weir is not already operated reliably and annually</w:t>
      </w:r>
      <w:commentRangeEnd w:id="73"/>
      <w:r w:rsidR="00111320">
        <w:rPr>
          <w:rStyle w:val="CommentReference"/>
        </w:rPr>
        <w:commentReference w:id="73"/>
      </w:r>
      <w:r w:rsidR="00111320">
        <w:rPr>
          <w:rFonts w:cs="Times New Roman"/>
        </w:rPr>
        <w:t>)</w:t>
      </w:r>
      <w:r w:rsidR="00E52B43">
        <w:rPr>
          <w:rFonts w:cs="Times New Roman"/>
        </w:rPr>
        <w:t xml:space="preserve"> to ensure long-term, high-precision monitoring. No action is needed in SNTUC-s if existing monitoring in the population continues.</w:t>
      </w:r>
    </w:p>
    <w:p w14:paraId="0E402026" w14:textId="6FF4150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10</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4D816CF9"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r w:rsidR="00111320">
              <w:rPr>
                <w:rFonts w:cs="Times New Roman"/>
                <w:sz w:val="20"/>
                <w:szCs w:val="20"/>
              </w:rPr>
              <w:t xml:space="preserve"> if a weir is not operated annually</w:t>
            </w:r>
            <w:r w:rsidR="00F870BD">
              <w:rPr>
                <w:rFonts w:cs="Times New Roman"/>
                <w:sz w:val="20"/>
                <w:szCs w:val="20"/>
              </w:rPr>
              <w:t>.</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E7B42D7"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w:t>
            </w:r>
            <w:r w:rsidR="00835179">
              <w:rPr>
                <w:rFonts w:cs="Times New Roman"/>
                <w:sz w:val="20"/>
                <w:szCs w:val="20"/>
              </w:rPr>
              <w:t>.</w:t>
            </w:r>
            <w:r>
              <w:rPr>
                <w:rFonts w:cs="Times New Roman"/>
                <w:sz w:val="20"/>
                <w:szCs w:val="20"/>
              </w:rPr>
              <w:t xml:space="preserve"> High-precision monitoring within the SNASO-s is more feasible because it occurs upstream of Lower Granite Dam. No action is needed, </w:t>
            </w:r>
            <w:r w:rsidR="00835179">
              <w:rPr>
                <w:rFonts w:cs="Times New Roman"/>
                <w:sz w:val="20"/>
                <w:szCs w:val="20"/>
              </w:rPr>
              <w:t>if</w:t>
            </w:r>
            <w:r>
              <w:rPr>
                <w:rFonts w:cs="Times New Roman"/>
                <w:sz w:val="20"/>
                <w:szCs w:val="20"/>
              </w:rPr>
              <w:t xml:space="preserve"> alternative low-precision monitoring continues.</w:t>
            </w:r>
          </w:p>
        </w:tc>
        <w:tc>
          <w:tcPr>
            <w:tcW w:w="1980" w:type="dxa"/>
            <w:vAlign w:val="center"/>
          </w:tcPr>
          <w:p w14:paraId="0B1CD005" w14:textId="68BAA2BC"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r w:rsidR="00F870BD">
              <w:rPr>
                <w:rFonts w:cs="Times New Roman"/>
                <w:sz w:val="20"/>
                <w:szCs w:val="20"/>
              </w:rPr>
              <w:t>.</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74" w:name="_Toc164242428"/>
      <w:r>
        <w:lastRenderedPageBreak/>
        <w:t>Snake River Spring/Summer-run Chinook Salmon ESU</w:t>
      </w:r>
      <w:bookmarkEnd w:id="74"/>
    </w:p>
    <w:p w14:paraId="7A7E6E2E" w14:textId="3761F710" w:rsidR="0007002C" w:rsidRPr="00887F08" w:rsidRDefault="0007002C" w:rsidP="003627F5">
      <w:pPr>
        <w:pStyle w:val="Heading3"/>
      </w:pPr>
      <w:bookmarkStart w:id="75" w:name="_Toc164242429"/>
      <w:r>
        <w:t>Upper Salmon River MPG</w:t>
      </w:r>
      <w:bookmarkEnd w:id="75"/>
    </w:p>
    <w:p w14:paraId="32A430DD" w14:textId="45E28488" w:rsidR="00952C7A" w:rsidRDefault="00952C7A" w:rsidP="0007002C">
      <w:pPr>
        <w:jc w:val="both"/>
        <w:rPr>
          <w:rFonts w:cs="Times New Roman"/>
        </w:rPr>
      </w:pPr>
      <w:r w:rsidRPr="00952C7A">
        <w:rPr>
          <w:rFonts w:cs="Times New Roman"/>
        </w:rPr>
        <w:t xml:space="preserve">Funding </w:t>
      </w:r>
      <w:r>
        <w:rPr>
          <w:rFonts w:cs="Times New Roman"/>
        </w:rPr>
        <w:t xml:space="preserve">for O&amp;M is currently provided for 11 IPTDS sites within the Upper Salmon River MPG (VC2, USI, USE, LLR, LRW, HYC, BHC, LLS, BTL, CAC, NFS). </w:t>
      </w:r>
      <w:r w:rsidR="00067E58">
        <w:rPr>
          <w:rFonts w:cs="Times New Roman"/>
        </w:rPr>
        <w:t xml:space="preserve">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w:t>
      </w:r>
      <w:r>
        <w:rPr>
          <w:rFonts w:cs="Times New Roman"/>
        </w:rPr>
        <w:t>YFK and PCA are recommended to be considered for funding under the project to improve steelhead monitoring; these sites would additionally improve monitoring for the SRYFS and SRPAN Chinook salmon populations, respectively.</w:t>
      </w:r>
      <w:r w:rsidR="00067E58">
        <w:rPr>
          <w:rFonts w:cs="Times New Roman"/>
        </w:rPr>
        <w:t xml:space="preserve"> In total, 10 sites in the Upper Salmon MPG are recommended for funding under the project.</w:t>
      </w:r>
    </w:p>
    <w:p w14:paraId="7CC768A6" w14:textId="25DC2B5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66C0FB74"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w:t>
            </w:r>
            <w:r w:rsidR="00897DBA">
              <w:rPr>
                <w:rFonts w:cs="Times New Roman"/>
                <w:sz w:val="20"/>
                <w:szCs w:val="20"/>
              </w:rPr>
              <w:t xml:space="preserve"> Current IPTD-based abundance estimates in SRUMA use detections at RFL and STL.</w:t>
            </w:r>
          </w:p>
        </w:tc>
        <w:tc>
          <w:tcPr>
            <w:tcW w:w="1966" w:type="dxa"/>
            <w:vAlign w:val="center"/>
          </w:tcPr>
          <w:p w14:paraId="5A5969C7" w14:textId="6BE1B9C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4DA0D91D"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r w:rsidR="00BF0950">
              <w:rPr>
                <w:rFonts w:cs="Times New Roman"/>
                <w:sz w:val="20"/>
                <w:szCs w:val="20"/>
              </w:rPr>
              <w:t>.</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2F8B1249" w:rsidR="00522335" w:rsidRPr="00D65084" w:rsidRDefault="00897DBA" w:rsidP="00DD590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w:t>
            </w:r>
            <w:r w:rsidR="00E52BAB">
              <w:rPr>
                <w:rFonts w:cs="Times New Roman"/>
                <w:sz w:val="20"/>
                <w:szCs w:val="20"/>
              </w:rPr>
              <w:t>USE and USI, which are O&amp;M funded, currently provide monitoring for the population.</w:t>
            </w:r>
            <w:r w:rsidR="00DD5900">
              <w:rPr>
                <w:rFonts w:cs="Times New Roman"/>
                <w:sz w:val="20"/>
                <w:szCs w:val="20"/>
              </w:rPr>
              <w:t xml:space="preserve"> Estimates of abundance at USE are partially reliant on observations at USI and upstream to estimate a detection probability at USE.</w:t>
            </w:r>
            <w:r>
              <w:rPr>
                <w:rFonts w:cs="Times New Roman"/>
                <w:sz w:val="20"/>
                <w:szCs w:val="20"/>
              </w:rPr>
              <w:t xml:space="preserve"> </w:t>
            </w:r>
            <w:r w:rsidR="00DD5900">
              <w:rPr>
                <w:rFonts w:cs="Times New Roman"/>
                <w:sz w:val="20"/>
                <w:szCs w:val="20"/>
              </w:rPr>
              <w:t xml:space="preserve">Further, some sites don’t exist </w:t>
            </w:r>
            <w:r w:rsidR="00DD5900">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w:t>
            </w:r>
            <w:r w:rsidR="00067E58">
              <w:rPr>
                <w:rFonts w:cs="Times New Roman"/>
                <w:sz w:val="20"/>
                <w:szCs w:val="20"/>
              </w:rPr>
              <w:t xml:space="preserve"> (see steelhead recommendations)</w:t>
            </w:r>
            <w:r w:rsidR="00DD5900">
              <w:rPr>
                <w:rFonts w:cs="Times New Roman"/>
                <w:sz w:val="20"/>
                <w:szCs w:val="20"/>
              </w:rPr>
              <w:t>.</w:t>
            </w:r>
          </w:p>
        </w:tc>
        <w:tc>
          <w:tcPr>
            <w:tcW w:w="1966" w:type="dxa"/>
            <w:vAlign w:val="center"/>
          </w:tcPr>
          <w:p w14:paraId="44E44256" w14:textId="05227296"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r w:rsidR="00BF0950">
              <w:rPr>
                <w:rFonts w:cs="Times New Roman"/>
                <w:sz w:val="20"/>
                <w:szCs w:val="20"/>
              </w:rPr>
              <w: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5E89961C"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r w:rsidR="00785B9E">
              <w:rPr>
                <w:rFonts w:cs="Times New Roman"/>
                <w:sz w:val="20"/>
                <w:szCs w:val="20"/>
              </w:rPr>
              <w:t xml:space="preserve"> Consider funding YFK under IPTDS O&amp;M project.</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5B292CAD" w:rsidR="004D5B49" w:rsidRPr="00D65084" w:rsidRDefault="00CC0BE5" w:rsidP="00067E5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w:t>
            </w:r>
            <w:r w:rsidR="00067E58">
              <w:rPr>
                <w:rFonts w:cs="Times New Roman"/>
                <w:sz w:val="20"/>
                <w:szCs w:val="20"/>
              </w:rPr>
              <w:t>Two sites are being proposed to provide steelhead monitoring and would improve monitoring for the SREFS population and Upper Salmon River spring/summer Chinook salmon MPG.</w:t>
            </w:r>
          </w:p>
        </w:tc>
        <w:tc>
          <w:tcPr>
            <w:tcW w:w="1966" w:type="dxa"/>
            <w:vAlign w:val="center"/>
          </w:tcPr>
          <w:p w14:paraId="669A887D" w14:textId="249EE411" w:rsidR="00522335" w:rsidRPr="00D65084" w:rsidRDefault="00067E5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5B46C4F9"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14A6B045"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w:t>
            </w:r>
            <w:r w:rsidR="000D38C4">
              <w:rPr>
                <w:rFonts w:cs="Times New Roman"/>
                <w:sz w:val="20"/>
                <w:szCs w:val="20"/>
              </w:rPr>
              <w:t xml:space="preserve"> should be considered for decommissioning, removal, or transfer from </w:t>
            </w:r>
            <w:r>
              <w:rPr>
                <w:rFonts w:cs="Times New Roman"/>
                <w:sz w:val="20"/>
                <w:szCs w:val="20"/>
              </w:rPr>
              <w:t xml:space="preserve">the IPTDS O&amp;M project.  </w:t>
            </w:r>
          </w:p>
        </w:tc>
        <w:tc>
          <w:tcPr>
            <w:tcW w:w="1966" w:type="dxa"/>
            <w:vAlign w:val="center"/>
          </w:tcPr>
          <w:p w14:paraId="4F35C531" w14:textId="64E7CC6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sidR="000D38C4">
              <w:rPr>
                <w:rFonts w:cs="Times New Roman"/>
                <w:sz w:val="20"/>
                <w:szCs w:val="20"/>
              </w:rPr>
              <w:t>decommissioning, removal, or transfer from the project for</w:t>
            </w:r>
            <w:r>
              <w:rPr>
                <w:rFonts w:cs="Times New Roman"/>
                <w:sz w:val="20"/>
                <w:szCs w:val="20"/>
              </w:rPr>
              <w:t xml:space="preserve"> BHC, LLS, BTL,</w:t>
            </w:r>
            <w:r w:rsidR="000D38C4">
              <w:rPr>
                <w:rFonts w:cs="Times New Roman"/>
                <w:sz w:val="20"/>
                <w:szCs w:val="20"/>
              </w:rPr>
              <w:t xml:space="preserve"> and </w:t>
            </w:r>
            <w:r>
              <w:rPr>
                <w:rFonts w:cs="Times New Roman"/>
                <w:sz w:val="20"/>
                <w:szCs w:val="20"/>
              </w:rPr>
              <w:t>CAC</w:t>
            </w:r>
            <w:r w:rsidR="000D38C4">
              <w:rPr>
                <w:rFonts w:cs="Times New Roman"/>
                <w:sz w:val="20"/>
                <w:szCs w:val="20"/>
              </w:rPr>
              <w: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1472540B"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r w:rsidR="00BF0950">
              <w:rPr>
                <w:rFonts w:cs="Times New Roman"/>
                <w:sz w:val="20"/>
                <w:szCs w:val="20"/>
              </w:rPr>
              <w:t>.</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76" w:name="_Toc164242430"/>
      <w:r>
        <w:t>Middle Fork Salmon River MPG</w:t>
      </w:r>
      <w:bookmarkEnd w:id="76"/>
    </w:p>
    <w:p w14:paraId="0FCEE0A7" w14:textId="50A495D9" w:rsidR="00F51CA4" w:rsidRDefault="00F51CA4" w:rsidP="0007002C">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349D6DB8" w14:textId="59E6608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bookmarkStart w:id="77" w:name="_Hlk163541142"/>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1E3A622B"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w:t>
            </w:r>
            <w:r w:rsidR="003C7452">
              <w:rPr>
                <w:rFonts w:cs="Times New Roman"/>
                <w:sz w:val="20"/>
                <w:szCs w:val="20"/>
              </w:rPr>
              <w:t>sh</w:t>
            </w:r>
            <w:r>
              <w:rPr>
                <w:rFonts w:cs="Times New Roman"/>
                <w:sz w:val="20"/>
                <w:szCs w:val="20"/>
              </w:rPr>
              <w:t>ould be considered.</w:t>
            </w:r>
          </w:p>
        </w:tc>
        <w:tc>
          <w:tcPr>
            <w:tcW w:w="1980" w:type="dxa"/>
            <w:vAlign w:val="center"/>
          </w:tcPr>
          <w:p w14:paraId="4F48F41F" w14:textId="010EDC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322AFE71"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r w:rsidR="00BF0950">
              <w:rPr>
                <w:rFonts w:cs="Times New Roman"/>
                <w:sz w:val="20"/>
                <w:szCs w:val="20"/>
              </w:rPr>
              <w:t>.</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366FFB69"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426AD874" w14:textId="2454C68C" w:rsidR="00522335" w:rsidRPr="00D65084" w:rsidRDefault="00E83445" w:rsidP="00BA7BC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BA7BCF">
              <w:rPr>
                <w:rFonts w:cs="Times New Roman"/>
                <w:sz w:val="20"/>
                <w:szCs w:val="20"/>
              </w:rPr>
              <w:t xml:space="preserve">Through SY2023, MFUMA was monitored using helicopter-based index </w:t>
            </w:r>
            <w:proofErr w:type="spellStart"/>
            <w:r w:rsidR="00BA7BCF">
              <w:rPr>
                <w:rFonts w:cs="Times New Roman"/>
                <w:sz w:val="20"/>
                <w:szCs w:val="20"/>
              </w:rPr>
              <w:t>redd</w:t>
            </w:r>
            <w:proofErr w:type="spellEnd"/>
            <w:r w:rsidR="00BA7BCF">
              <w:rPr>
                <w:rFonts w:cs="Times New Roman"/>
                <w:sz w:val="20"/>
                <w:szCs w:val="20"/>
              </w:rPr>
              <w:t xml:space="preserve"> count surveys</w:t>
            </w:r>
            <w:r w:rsidR="002D01D9">
              <w:rPr>
                <w:rFonts w:cs="Times New Roman"/>
                <w:sz w:val="20"/>
                <w:szCs w:val="20"/>
              </w:rPr>
              <w:t xml:space="preserve">;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 aided by ground-based counts in a portion of Rapid River.</w:t>
            </w:r>
          </w:p>
        </w:tc>
        <w:tc>
          <w:tcPr>
            <w:tcW w:w="1980" w:type="dxa"/>
            <w:vAlign w:val="center"/>
          </w:tcPr>
          <w:p w14:paraId="17FEAC44" w14:textId="010CBFA1"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00BF0950" w:rsidRPr="002D01D9">
              <w:rPr>
                <w:rFonts w:cs="Times New Roman"/>
                <w:sz w:val="20"/>
                <w:szCs w:val="20"/>
              </w:rPr>
              <w:t>.</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37F72D17"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MFUMA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w:t>
            </w:r>
          </w:p>
        </w:tc>
        <w:tc>
          <w:tcPr>
            <w:tcW w:w="1980" w:type="dxa"/>
            <w:vAlign w:val="center"/>
          </w:tcPr>
          <w:p w14:paraId="16F8482E" w14:textId="612042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2E8060C6" w14:textId="5B89251D" w:rsidR="00522335" w:rsidRPr="00D65084" w:rsidRDefault="00C652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w:t>
            </w:r>
            <w:r w:rsidR="002D01D9">
              <w:rPr>
                <w:rFonts w:cs="Times New Roman"/>
                <w:sz w:val="20"/>
                <w:szCs w:val="20"/>
              </w:rPr>
              <w:t xml:space="preserve">;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0E0D5F7A" w14:textId="2DA13F9E"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71CC9406" w14:textId="2FCD212D" w:rsidR="00522335" w:rsidRPr="00D65084" w:rsidRDefault="00C652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MFLOO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5057964D" w14:textId="1E12648C"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42A801A9"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r w:rsidR="00BF0950">
              <w:rPr>
                <w:rFonts w:cs="Times New Roman"/>
                <w:sz w:val="20"/>
                <w:szCs w:val="20"/>
              </w:rPr>
              <w:t>.</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42549014"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bookmarkEnd w:id="77"/>
    </w:tbl>
    <w:p w14:paraId="0A10CADB" w14:textId="77777777" w:rsidR="0007002C" w:rsidRDefault="0007002C">
      <w:pPr>
        <w:rPr>
          <w:rFonts w:cs="Times New Roman"/>
          <w:b/>
          <w:bCs/>
        </w:rPr>
      </w:pPr>
    </w:p>
    <w:p w14:paraId="4142EE87" w14:textId="126FE09B" w:rsidR="0007002C" w:rsidRPr="00887F08" w:rsidRDefault="0007002C" w:rsidP="003627F5">
      <w:pPr>
        <w:pStyle w:val="Heading3"/>
      </w:pPr>
      <w:bookmarkStart w:id="78" w:name="_Toc164242431"/>
      <w:r>
        <w:lastRenderedPageBreak/>
        <w:t>South Fork Salmon River MPG</w:t>
      </w:r>
      <w:bookmarkEnd w:id="78"/>
    </w:p>
    <w:p w14:paraId="668038DF" w14:textId="23877FAC" w:rsidR="000C0435" w:rsidRPr="000C0435" w:rsidRDefault="000C0435" w:rsidP="0007002C">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1825F502" w14:textId="0743710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30888439" w:rsidR="00522335" w:rsidRPr="00D65084" w:rsidRDefault="007672BC" w:rsidP="00265EE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w:t>
            </w:r>
            <w:r w:rsidR="00443B96">
              <w:rPr>
                <w:rFonts w:cs="Times New Roman"/>
                <w:sz w:val="20"/>
                <w:szCs w:val="20"/>
              </w:rPr>
              <w:t xml:space="preserve">, and so only low precision monitoring is required. SFSMA is currently </w:t>
            </w:r>
            <w:r w:rsidR="00265EE7">
              <w:rPr>
                <w:rFonts w:cs="Times New Roman"/>
                <w:sz w:val="20"/>
                <w:szCs w:val="20"/>
              </w:rPr>
              <w:t xml:space="preserve">monitored using SFG and KRS, (using ZEN and ESS to parse those populations), the South Fork Salmon River weir, and </w:t>
            </w:r>
            <w:proofErr w:type="spellStart"/>
            <w:r w:rsidR="00265EE7">
              <w:rPr>
                <w:rFonts w:cs="Times New Roman"/>
                <w:sz w:val="20"/>
                <w:szCs w:val="20"/>
              </w:rPr>
              <w:t>redd</w:t>
            </w:r>
            <w:proofErr w:type="spellEnd"/>
            <w:r w:rsidR="00265EE7">
              <w:rPr>
                <w:rFonts w:cs="Times New Roman"/>
                <w:sz w:val="20"/>
                <w:szCs w:val="20"/>
              </w:rPr>
              <w:t xml:space="preserve">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w:t>
            </w:r>
            <w:proofErr w:type="spellStart"/>
            <w:r w:rsidR="00265EE7">
              <w:rPr>
                <w:rFonts w:cs="Times New Roman"/>
                <w:sz w:val="20"/>
                <w:szCs w:val="20"/>
              </w:rPr>
              <w:t>sp</w:t>
            </w:r>
            <w:proofErr w:type="spellEnd"/>
            <w:r w:rsidR="00265EE7">
              <w:rPr>
                <w:rFonts w:cs="Times New Roman"/>
                <w:sz w:val="20"/>
                <w:szCs w:val="20"/>
              </w:rPr>
              <w:t>/sum Chinook salmon but are recommended for monitoring the SFMAI-s steelhead population.</w:t>
            </w:r>
          </w:p>
        </w:tc>
        <w:tc>
          <w:tcPr>
            <w:tcW w:w="1980" w:type="dxa"/>
            <w:vAlign w:val="center"/>
          </w:tcPr>
          <w:p w14:paraId="2DEA0E7C" w14:textId="2E588806" w:rsidR="00522335" w:rsidRPr="00D65084" w:rsidRDefault="00265EE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255D58B9"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r w:rsidR="00265EE7">
              <w:rPr>
                <w:rFonts w:cs="Times New Roman"/>
                <w:sz w:val="20"/>
                <w:szCs w:val="20"/>
              </w:rPr>
              <w:t xml:space="preserve"> </w:t>
            </w:r>
            <w:r w:rsidR="00E320F0">
              <w:rPr>
                <w:rFonts w:cs="Times New Roman"/>
                <w:sz w:val="20"/>
                <w:szCs w:val="20"/>
              </w:rPr>
              <w:t>C</w:t>
            </w:r>
            <w:r w:rsidR="00265EE7">
              <w:rPr>
                <w:rFonts w:cs="Times New Roman"/>
                <w:sz w:val="20"/>
                <w:szCs w:val="20"/>
              </w:rPr>
              <w:t>ontinued funding of ESS is recommended for monitoring the SFMAI-s steelhead population.</w:t>
            </w:r>
          </w:p>
        </w:tc>
        <w:tc>
          <w:tcPr>
            <w:tcW w:w="1980" w:type="dxa"/>
            <w:vAlign w:val="center"/>
          </w:tcPr>
          <w:p w14:paraId="08A4CB55" w14:textId="41EE69DF" w:rsidR="00522335" w:rsidRPr="004C7636" w:rsidRDefault="00265EE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6E873E96"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r w:rsidR="00BF0950">
              <w:rPr>
                <w:rFonts w:cs="Times New Roman"/>
                <w:sz w:val="20"/>
                <w:szCs w:val="20"/>
              </w:rPr>
              <w:t>.</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5578EC76"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sidR="00BF0950">
              <w:rPr>
                <w:rFonts w:cs="Times New Roman"/>
                <w:sz w:val="20"/>
                <w:szCs w:val="20"/>
              </w:rPr>
              <w:t>.</w:t>
            </w:r>
          </w:p>
        </w:tc>
      </w:tr>
    </w:tbl>
    <w:p w14:paraId="6A21C8FF" w14:textId="77777777" w:rsidR="00265EE7" w:rsidRDefault="00265EE7" w:rsidP="00265EE7"/>
    <w:p w14:paraId="430FC594" w14:textId="23540A74" w:rsidR="0007002C" w:rsidRPr="00880AE0" w:rsidRDefault="0007002C" w:rsidP="003627F5">
      <w:pPr>
        <w:pStyle w:val="Heading3"/>
        <w:rPr>
          <w:lang w:val="fr-FR"/>
        </w:rPr>
      </w:pPr>
      <w:bookmarkStart w:id="79" w:name="_Toc164242432"/>
      <w:r w:rsidRPr="00880AE0">
        <w:rPr>
          <w:lang w:val="fr-FR"/>
        </w:rPr>
        <w:t xml:space="preserve">Grande Ronde / </w:t>
      </w:r>
      <w:proofErr w:type="spellStart"/>
      <w:r w:rsidRPr="00880AE0">
        <w:rPr>
          <w:lang w:val="fr-FR"/>
        </w:rPr>
        <w:t>Imnaha</w:t>
      </w:r>
      <w:proofErr w:type="spellEnd"/>
      <w:r w:rsidRPr="00880AE0">
        <w:rPr>
          <w:lang w:val="fr-FR"/>
        </w:rPr>
        <w:t xml:space="preserve"> River MPG</w:t>
      </w:r>
      <w:bookmarkEnd w:id="79"/>
    </w:p>
    <w:p w14:paraId="63D7FDD0" w14:textId="4A8A773F" w:rsidR="001B06E3" w:rsidRDefault="00880AE0" w:rsidP="0007002C">
      <w:pPr>
        <w:jc w:val="both"/>
        <w:rPr>
          <w:rFonts w:cs="Times New Roman"/>
        </w:rPr>
      </w:pPr>
      <w:r w:rsidRPr="00880AE0">
        <w:rPr>
          <w:rFonts w:cs="Times New Roman"/>
        </w:rPr>
        <w:t xml:space="preserve">Recommendations </w:t>
      </w:r>
      <w:r>
        <w:rPr>
          <w:rFonts w:cs="Times New Roman"/>
        </w:rPr>
        <w:t xml:space="preserve">for the MPG are largely driven by recommendations for the Imnaha River and Grande Ronde River MPGs for the Snake River Basin steelhead DPS. </w:t>
      </w:r>
      <w:r w:rsidR="001B06E3">
        <w:rPr>
          <w:rFonts w:cs="Times New Roman"/>
        </w:rPr>
        <w:t xml:space="preserve">Funding for O&amp;M is currently provided for </w:t>
      </w:r>
      <w:r w:rsidR="0009746B">
        <w:rPr>
          <w:rFonts w:cs="Times New Roman"/>
        </w:rPr>
        <w:t>seven</w:t>
      </w:r>
      <w:r w:rsidR="001B06E3">
        <w:rPr>
          <w:rFonts w:cs="Times New Roman"/>
        </w:rPr>
        <w:t xml:space="preserve"> IPTDS sites within the Grande Ronde / Imnaha River MPG: IR1, IR2, IR3, COC, BSC, UGR, </w:t>
      </w:r>
      <w:r w:rsidR="0009746B">
        <w:rPr>
          <w:rFonts w:cs="Times New Roman"/>
        </w:rPr>
        <w:t xml:space="preserve">and </w:t>
      </w:r>
      <w:r w:rsidR="001B06E3">
        <w:rPr>
          <w:rFonts w:cs="Times New Roman"/>
        </w:rPr>
        <w:t>WR1.</w:t>
      </w:r>
      <w:r w:rsidR="0009746B">
        <w:rPr>
          <w:rFonts w:cs="Times New Roman"/>
        </w:rPr>
        <w:t xml:space="preserve">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44618960" w14:textId="3C8652B6" w:rsidR="0009746B" w:rsidRDefault="0009746B" w:rsidP="0007002C">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6FF9ACA5" w14:textId="27F24063"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296A4269" w:rsidR="00522335" w:rsidRPr="00D65084" w:rsidRDefault="0009746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5B715180"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w:t>
            </w:r>
            <w:r w:rsidR="0009746B">
              <w:rPr>
                <w:rFonts w:cs="Times New Roman"/>
                <w:sz w:val="20"/>
                <w:szCs w:val="20"/>
              </w:rPr>
              <w:t>, IR2 and IR3.</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77E6B40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75D8030E" w14:textId="77777777" w:rsidTr="00A835E8">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A835E8">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A835E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80"/>
            <w:commentRangeStart w:id="81"/>
            <w:r w:rsidR="00D03C17">
              <w:rPr>
                <w:rFonts w:cs="Times New Roman"/>
                <w:sz w:val="20"/>
                <w:szCs w:val="20"/>
              </w:rPr>
              <w:t>UGR</w:t>
            </w:r>
            <w:commentRangeEnd w:id="80"/>
            <w:r w:rsidR="00D03C17">
              <w:rPr>
                <w:rStyle w:val="CommentReference"/>
              </w:rPr>
              <w:commentReference w:id="80"/>
            </w:r>
            <w:commentRangeEnd w:id="81"/>
            <w:r w:rsidR="00967943">
              <w:rPr>
                <w:rStyle w:val="CommentReference"/>
              </w:rPr>
              <w:commentReference w:id="81"/>
            </w:r>
            <w:r>
              <w:rPr>
                <w:rFonts w:cs="Times New Roman"/>
                <w:sz w:val="20"/>
                <w:szCs w:val="20"/>
              </w:rPr>
              <w:t xml:space="preserve"> provides an abundance estimate for the combined GRUMA and GRCAT populations.</w:t>
            </w:r>
          </w:p>
        </w:tc>
        <w:tc>
          <w:tcPr>
            <w:tcW w:w="1980" w:type="dxa"/>
            <w:vAlign w:val="center"/>
          </w:tcPr>
          <w:p w14:paraId="6E4C07E6" w14:textId="68952238"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3C4EA8AB"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r w:rsidR="00BF0950">
              <w:rPr>
                <w:rFonts w:cs="Times New Roman"/>
                <w:sz w:val="20"/>
                <w:szCs w:val="20"/>
              </w:rPr>
              <w: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0CBAB9CF"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w:t>
            </w:r>
            <w:r w:rsidR="00F140B1">
              <w:rPr>
                <w:rFonts w:cs="Times New Roman"/>
                <w:sz w:val="20"/>
                <w:szCs w:val="20"/>
              </w:rPr>
              <w:t xml:space="preserve"> and WR2</w:t>
            </w:r>
            <w:r>
              <w:rPr>
                <w:rFonts w:cs="Times New Roman"/>
                <w:sz w:val="20"/>
                <w:szCs w:val="20"/>
              </w:rPr>
              <w:t xml:space="preserve"> </w:t>
            </w:r>
            <w:r w:rsidR="00F140B1">
              <w:rPr>
                <w:rFonts w:cs="Times New Roman"/>
                <w:sz w:val="20"/>
                <w:szCs w:val="20"/>
              </w:rPr>
              <w:t>are</w:t>
            </w:r>
            <w:r>
              <w:rPr>
                <w:rFonts w:cs="Times New Roman"/>
                <w:sz w:val="20"/>
                <w:szCs w:val="20"/>
              </w:rPr>
              <w:t xml:space="preserve"> recommended for monitoring of the GRWAL-s steelhead population, and so those considerations/recommendations should be followed.</w:t>
            </w:r>
          </w:p>
        </w:tc>
        <w:tc>
          <w:tcPr>
            <w:tcW w:w="1980" w:type="dxa"/>
            <w:vAlign w:val="center"/>
          </w:tcPr>
          <w:p w14:paraId="48333AAF" w14:textId="46A3C652"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r w:rsidR="00BF0950">
              <w:rPr>
                <w:rFonts w:cs="Times New Roman"/>
                <w:sz w:val="20"/>
                <w:szCs w:val="20"/>
              </w:rPr>
              <w:t>.</w:t>
            </w:r>
            <w:r w:rsidR="00F140B1">
              <w:rPr>
                <w:rFonts w:cs="Times New Roman"/>
                <w:sz w:val="20"/>
                <w:szCs w:val="20"/>
              </w:rPr>
              <w:t xml:space="preserve"> Consider transferring WR2 (as single-pass array) to project.</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7078BCB8"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r w:rsidR="00BF0950">
              <w:rPr>
                <w:rFonts w:cs="Times New Roman"/>
                <w:sz w:val="20"/>
                <w:szCs w:val="20"/>
              </w:rPr>
              <w: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82" w:name="_Toc164242433"/>
      <w:r>
        <w:lastRenderedPageBreak/>
        <w:t>Lower Snake River MPG</w:t>
      </w:r>
      <w:bookmarkEnd w:id="82"/>
    </w:p>
    <w:p w14:paraId="19C708A0" w14:textId="1A640F0E" w:rsidR="004A6486" w:rsidRPr="004A6486" w:rsidRDefault="004A6486" w:rsidP="0007002C">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7DA8FD5E" w14:textId="3CEE94E9"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1F764DE5"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w:t>
            </w:r>
            <w:r w:rsidR="004E499F">
              <w:rPr>
                <w:rFonts w:cs="Times New Roman"/>
                <w:sz w:val="20"/>
                <w:szCs w:val="20"/>
              </w:rPr>
              <w:t>f</w:t>
            </w:r>
            <w:r w:rsidR="00336946">
              <w:rPr>
                <w:rFonts w:cs="Times New Roman"/>
                <w:sz w:val="20"/>
                <w:szCs w:val="20"/>
              </w:rPr>
              <w:t xml:space="preserve">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62ECD920"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r w:rsidR="00BF0950">
              <w:rPr>
                <w:rFonts w:cs="Times New Roman"/>
                <w:sz w:val="20"/>
                <w:szCs w:val="20"/>
              </w:rPr>
              <w:t>.</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83" w:name="_Toc164242434"/>
      <w:r>
        <w:lastRenderedPageBreak/>
        <w:t>DISCUSSION</w:t>
      </w:r>
      <w:bookmarkEnd w:id="83"/>
    </w:p>
    <w:p w14:paraId="673C12F1" w14:textId="0E60F4D7" w:rsidR="007F2654" w:rsidRDefault="007F2654" w:rsidP="007F2654">
      <w:pPr>
        <w:jc w:val="both"/>
      </w:pPr>
      <w:r>
        <w:t xml:space="preserve">The goal of this IPTDS site prioritization report is to develop a framework (i.e., decision-making process) which will assist in making recommendations as transparent and unambiguous as possible. However, for some MPGs, populations, and/or IPTDS sites, “gray areas” occasionally exist which must consider </w:t>
      </w:r>
      <w:r w:rsidR="00BF2B3D">
        <w:t>RM&amp;E</w:t>
      </w:r>
      <w:r>
        <w:t xml:space="preserve"> objectives as well as e.g., logistics, operational costs, site reliability, site feasibility, etc.</w:t>
      </w:r>
      <w:r w:rsidR="00AD54D2">
        <w:t xml:space="preserve"> For example, adult escapement into steelhead and spring/summer Chinook salmon populations in the South Fork Salmon River could be monitored without SFG; however, detections at SFG are used to inform </w:t>
      </w:r>
      <w:proofErr w:type="spellStart"/>
      <w:r w:rsidR="00AD54D2">
        <w:t>inseason</w:t>
      </w:r>
      <w:proofErr w:type="spellEnd"/>
      <w:r w:rsidR="00AD54D2">
        <w:t xml:space="preserve"> management of the spring/summer Chinook salmon </w:t>
      </w:r>
      <w:r w:rsidR="00E76B0B">
        <w:t>fishery and</w:t>
      </w:r>
      <w:r w:rsidR="00AD54D2">
        <w:t xml:space="preserve"> given increases in read range (and detection probabilities) </w:t>
      </w:r>
      <w:r w:rsidR="00E76B0B">
        <w:t>after recent (August 2023)</w:t>
      </w:r>
      <w:r w:rsidR="00AD54D2">
        <w:t xml:space="preserve"> upgrades, is being considered to monitor reach-specific juvenile survival. </w:t>
      </w:r>
      <w:commentRangeStart w:id="84"/>
      <w:r w:rsidR="00AD54D2">
        <w:t>Detections at SFG</w:t>
      </w:r>
      <w:commentRangeEnd w:id="84"/>
      <w:r w:rsidR="00F75A3C">
        <w:rPr>
          <w:rStyle w:val="CommentReference"/>
        </w:rPr>
        <w:commentReference w:id="84"/>
      </w:r>
      <w:r w:rsidR="00AD54D2">
        <w:t xml:space="preserve"> </w:t>
      </w:r>
      <w:r w:rsidR="00E76B0B">
        <w:t>further</w:t>
      </w:r>
      <w:r w:rsidR="00AD54D2">
        <w:t xml:space="preserve"> aid in accuracy and precision to sites upstream (e.g., ZEN, KRS, ESS)</w:t>
      </w:r>
      <w:r w:rsidR="00E76B0B">
        <w:t xml:space="preserve"> and the SFMAI-s and SFSEC-s populations contain a high B-run component, and thus, SFG is considered for continued funding under the project despite not being necessary to achieve minimum ASMS guidelines. As another example, the CRLOL-s population in Lolo Creek could continue to be monitored using LC1 and LC2, as configured; however, LC2 is in a location difficult for O&amp;M and so alternate configurations could be considered in Lolo Creek to reduce long-term costs. </w:t>
      </w:r>
    </w:p>
    <w:p w14:paraId="19E35E63" w14:textId="3F429CA5" w:rsidR="007F2654" w:rsidRPr="007F2654" w:rsidRDefault="008A05FA" w:rsidP="008A05FA">
      <w:pPr>
        <w:jc w:val="both"/>
      </w:pPr>
      <w:r>
        <w:t>In some cases, an estimate of abundance at a site funded by the Integrated IPTDS O&amp;M project, or recommended for funding under the project, is reliant on detections at sites</w:t>
      </w:r>
      <w:r w:rsidR="00BF2B3D">
        <w:t xml:space="preserve"> upstream</w:t>
      </w:r>
      <w:r>
        <w:t xml:space="preserve"> not funded by the project. For example, an IPTDS-based </w:t>
      </w:r>
      <w:r w:rsidR="00BF2B3D">
        <w:t xml:space="preserve">abundance estimate </w:t>
      </w:r>
      <w:r>
        <w:t xml:space="preserve">to the GRUMA-s steelhead population is currently achieved using UGR. </w:t>
      </w:r>
      <w:r w:rsidR="00BF2B3D">
        <w:t>But</w:t>
      </w:r>
      <w:r>
        <w:t xml:space="preserve"> estimating the detection probability at UGR, which is necessary to estimate abundance, is reliant on detections at upstream locations including CCU and CCW (and UGS prior to spawn year 2023). If arrays or sites upstream of </w:t>
      </w:r>
      <w:r w:rsidR="00BF2B3D">
        <w:t>key</w:t>
      </w:r>
      <w:r>
        <w:t xml:space="preserve"> array</w:t>
      </w:r>
      <w:r w:rsidR="00BF2B3D">
        <w:t xml:space="preserve">s </w:t>
      </w:r>
      <w:r>
        <w:t xml:space="preserve">used for population abundance estimates </w:t>
      </w:r>
      <w:r w:rsidR="00BF2B3D">
        <w:t xml:space="preserve">are </w:t>
      </w:r>
      <w:r>
        <w:t xml:space="preserve">considered for removal or decommissioning, or </w:t>
      </w:r>
      <w:r w:rsidR="00BF2B3D">
        <w:t>are</w:t>
      </w:r>
      <w:r>
        <w:t xml:space="preserve"> operating unreliably, </w:t>
      </w:r>
      <w:r w:rsidR="007C0C89">
        <w:t>those actions should be taken into</w:t>
      </w:r>
      <w:r w:rsidR="00BF2B3D">
        <w:t xml:space="preserve"> future</w:t>
      </w:r>
      <w:r w:rsidR="007C0C89">
        <w:t xml:space="preserve"> consideration for prioritization</w:t>
      </w:r>
      <w:r w:rsidR="00BF2B3D">
        <w:t>, including</w:t>
      </w:r>
      <w:commentRangeStart w:id="85"/>
      <w:r w:rsidR="00635CEE">
        <w:rPr>
          <w:rFonts w:cs="Times New Roman"/>
        </w:rPr>
        <w:t xml:space="preserve"> consider</w:t>
      </w:r>
      <w:r w:rsidR="00BF2B3D">
        <w:rPr>
          <w:rFonts w:cs="Times New Roman"/>
        </w:rPr>
        <w:t>ation</w:t>
      </w:r>
      <w:r w:rsidR="00635CEE">
        <w:rPr>
          <w:rFonts w:cs="Times New Roman"/>
        </w:rPr>
        <w:t xml:space="preserve"> for</w:t>
      </w:r>
      <w:r w:rsidR="00BF2B3D">
        <w:rPr>
          <w:rFonts w:cs="Times New Roman"/>
        </w:rPr>
        <w:t xml:space="preserve"> future</w:t>
      </w:r>
      <w:r w:rsidR="00635CEE">
        <w:rPr>
          <w:rFonts w:cs="Times New Roman"/>
        </w:rPr>
        <w:t xml:space="preserve"> funding under the Integrated O&amp;M project</w:t>
      </w:r>
      <w:r w:rsidR="00BF2B3D">
        <w:rPr>
          <w:rFonts w:cs="Times New Roman"/>
        </w:rPr>
        <w:t>.</w:t>
      </w:r>
      <w:commentRangeEnd w:id="85"/>
      <w:r w:rsidR="00635CEE">
        <w:rPr>
          <w:rStyle w:val="CommentReference"/>
        </w:rPr>
        <w:commentReference w:id="85"/>
      </w:r>
      <w:r w:rsidR="007C0C89">
        <w:t xml:space="preserve"> </w:t>
      </w:r>
      <w:r>
        <w:t xml:space="preserve"> </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86"/>
      <w:commentRangeStart w:id="87"/>
      <w:commentRangeStart w:id="88"/>
      <w:r w:rsidR="00E0415B" w:rsidRPr="0042581F">
        <w:rPr>
          <w:highlight w:val="cyan"/>
        </w:rPr>
        <w:t>.</w:t>
      </w:r>
      <w:commentRangeEnd w:id="86"/>
      <w:r w:rsidR="00E0415B" w:rsidRPr="0042581F">
        <w:rPr>
          <w:rStyle w:val="CommentReference"/>
          <w:highlight w:val="cyan"/>
        </w:rPr>
        <w:commentReference w:id="86"/>
      </w:r>
      <w:commentRangeEnd w:id="87"/>
      <w:r w:rsidR="00E0415B">
        <w:rPr>
          <w:rStyle w:val="CommentReference"/>
        </w:rPr>
        <w:commentReference w:id="87"/>
      </w:r>
      <w:commentRangeEnd w:id="88"/>
      <w:r w:rsidR="00E0415B">
        <w:rPr>
          <w:rStyle w:val="CommentReference"/>
        </w:rPr>
        <w:commentReference w:id="88"/>
      </w:r>
      <w:r>
        <w:rPr>
          <w:rFonts w:cs="Times New Roman"/>
        </w:rPr>
        <w:t xml:space="preserve"> </w:t>
      </w:r>
    </w:p>
    <w:p w14:paraId="3C1AF21F" w14:textId="3C57E6EA" w:rsidR="00574D0D" w:rsidRPr="00635CEE" w:rsidRDefault="00163728" w:rsidP="00635CEE">
      <w:pPr>
        <w:jc w:val="both"/>
        <w:rPr>
          <w:rFonts w:cs="Times New Roman"/>
        </w:rPr>
      </w:pPr>
      <w:r>
        <w:rPr>
          <w:rFonts w:cs="Times New Roman"/>
        </w:rPr>
        <w:t>The IPTDS prioritization framework generally recommends funding and O&amp;M for IPTDS that are necessary</w:t>
      </w:r>
      <w:r w:rsidR="00FF088F">
        <w:rPr>
          <w:rFonts w:cs="Times New Roman"/>
        </w:rPr>
        <w:t xml:space="preserve"> for</w:t>
      </w:r>
      <w:commentRangeStart w:id="89"/>
      <w:r w:rsidR="00FF088F">
        <w:rPr>
          <w:rFonts w:cs="Times New Roman"/>
        </w:rPr>
        <w:t xml:space="preserve"> “near minimum” </w:t>
      </w:r>
      <w:commentRangeEnd w:id="89"/>
      <w:r w:rsidR="00FF088F">
        <w:rPr>
          <w:rStyle w:val="CommentReference"/>
        </w:rPr>
        <w:commentReference w:id="89"/>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4AFA8FA4" w:rsidR="00E76B0B" w:rsidRDefault="00E76B0B" w:rsidP="00D77EA9">
      <w:pPr>
        <w:pStyle w:val="Heading2"/>
      </w:pPr>
      <w:bookmarkStart w:id="90" w:name="_Toc164242435"/>
      <w:r>
        <w:lastRenderedPageBreak/>
        <w:t>Next Steps</w:t>
      </w:r>
      <w:bookmarkEnd w:id="90"/>
    </w:p>
    <w:p w14:paraId="0209E9EB" w14:textId="5DBEADA1" w:rsidR="00D73CCE" w:rsidRDefault="00D73CCE" w:rsidP="00D73CCE">
      <w:pPr>
        <w:jc w:val="both"/>
      </w:pPr>
      <w:r>
        <w:t xml:space="preserve">Our recommendations include five initial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91" w:name="_Toc164242436"/>
      <w:r>
        <w:t>Conclusions</w:t>
      </w:r>
      <w:bookmarkEnd w:id="91"/>
    </w:p>
    <w:p w14:paraId="4F08FC21" w14:textId="085BC670" w:rsidR="0058382B" w:rsidRPr="0058382B" w:rsidRDefault="004643C6" w:rsidP="004643C6">
      <w:pPr>
        <w:jc w:val="both"/>
      </w:pPr>
      <w:r>
        <w:t xml:space="preserve">The Snake River IPTDS prioritization is a dynamic process which should continue after recommendations in this document are implemented, and after which, additional years of data and adult escapement estimates are available. However, future iterations should consider whether additional RM&amp;E objectives should be considered, but also with the aim of achieving cost-savings among all IPTDS funded under the project by completing O&amp;M under a single “umbrella”. The IPTDS currently funds 32 sites, but if all recommendations are accepted, could fund up to 39 sites. Although this increases the O&amp;M required under the project, likely with additional funding needed, the aim is that </w:t>
      </w:r>
      <w:r w:rsidR="004E6772">
        <w:t xml:space="preserve">proposed </w:t>
      </w:r>
      <w:r>
        <w:t>changes</w:t>
      </w:r>
      <w:r w:rsidR="004E6772">
        <w:t xml:space="preserve"> collectively</w:t>
      </w:r>
      <w:r>
        <w:t xml:space="preserve"> result in an overall cost-savings across a portfolio of projects.</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92" w:name="_Toc164242437"/>
      <w:r>
        <w:lastRenderedPageBreak/>
        <w:t>LITERATURE CITED</w:t>
      </w:r>
      <w:bookmarkEnd w:id="92"/>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93" w:name="_Ref163140252"/>
      <w:bookmarkStart w:id="94" w:name="_Toc164242438"/>
      <w:r>
        <w:lastRenderedPageBreak/>
        <w:t>APPENDIX A. Recovery Scenarios for Snake River Populations</w:t>
      </w:r>
      <w:bookmarkEnd w:id="93"/>
      <w:bookmarkEnd w:id="94"/>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lastRenderedPageBreak/>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Pr="006378FD">
              <w:rPr>
                <w:rFonts w:cs="Times New Roman"/>
                <w:sz w:val="20"/>
                <w:szCs w:val="20"/>
              </w:rPr>
              <w:t>Wenaha</w:t>
            </w:r>
            <w:proofErr w:type="spellEnd"/>
            <w:r w:rsidRPr="006378FD">
              <w:rPr>
                <w:rFonts w:cs="Times New Roman"/>
                <w:sz w:val="20"/>
                <w:szCs w:val="20"/>
              </w:rPr>
              <w:t xml:space="preserve">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95" w:name="_Ref163195368"/>
      <w:bookmarkStart w:id="96" w:name="_Toc164242439"/>
      <w:r>
        <w:lastRenderedPageBreak/>
        <w:t>APPENDIX B. Coefficients of Variation for IPTDS-Based Abundance Estimates</w:t>
      </w:r>
      <w:bookmarkEnd w:id="95"/>
      <w:bookmarkEnd w:id="96"/>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1" w:author="Ryan Kinzer" w:date="2024-04-17T14:15:00Z" w:initials="RK">
    <w:p w14:paraId="524B4B84" w14:textId="77777777" w:rsidR="00E26C7D" w:rsidRDefault="00E26C7D" w:rsidP="009C6AB6">
      <w:pPr>
        <w:pStyle w:val="CommentText"/>
      </w:pPr>
      <w:r>
        <w:rPr>
          <w:rStyle w:val="CommentReference"/>
        </w:rPr>
        <w:annotationRef/>
      </w:r>
      <w:r>
        <w:t>Reference shiny app.</w:t>
      </w:r>
    </w:p>
  </w:comment>
  <w:comment w:id="37" w:author="Ryan Kinzer" w:date="2024-04-17T12:44:00Z" w:initials="RK">
    <w:p w14:paraId="5BA0654B" w14:textId="0BA5D718" w:rsidR="00474719" w:rsidRDefault="00474719" w:rsidP="00686939">
      <w:pPr>
        <w:pStyle w:val="CommentText"/>
      </w:pPr>
      <w:r>
        <w:rPr>
          <w:rStyle w:val="CommentReference"/>
        </w:rPr>
        <w:annotationRef/>
      </w:r>
      <w:r>
        <w:t>And SRUMA-s.</w:t>
      </w:r>
    </w:p>
  </w:comment>
  <w:comment w:id="38" w:author="Ryan Kinzer" w:date="2024-04-17T12:45:00Z" w:initials="RK">
    <w:p w14:paraId="7E77CAC0" w14:textId="77777777" w:rsidR="00474719" w:rsidRDefault="00474719" w:rsidP="009869C9">
      <w:pPr>
        <w:pStyle w:val="CommentText"/>
      </w:pPr>
      <w:r>
        <w:rPr>
          <w:rStyle w:val="CommentReference"/>
        </w:rPr>
        <w:annotationRef/>
      </w:r>
      <w:r>
        <w:t>USI?</w:t>
      </w:r>
    </w:p>
  </w:comment>
  <w:comment w:id="41" w:author="Ryan Kinzer" w:date="2024-04-17T12:50:00Z" w:initials="RK">
    <w:p w14:paraId="34E38AED" w14:textId="77777777" w:rsidR="00F07D75" w:rsidRDefault="00F07D75" w:rsidP="003E14A3">
      <w:pPr>
        <w:pStyle w:val="CommentText"/>
      </w:pPr>
      <w:r>
        <w:rPr>
          <w:rStyle w:val="CommentReference"/>
        </w:rPr>
        <w:annotationRef/>
      </w:r>
      <w:r>
        <w:t>If LLR has 2 independent nodes, I don't think you need HYC or LRW.  If LLR only has one node I bet you can use either HYC or LRW, but don't need both.</w:t>
      </w:r>
    </w:p>
  </w:comment>
  <w:comment w:id="42" w:author="Ryan Kinzer" w:date="2024-04-17T12:56:00Z" w:initials="RK">
    <w:p w14:paraId="23B93CE4" w14:textId="77777777" w:rsidR="00265E7D" w:rsidRDefault="00265E7D" w:rsidP="00BE775C">
      <w:pPr>
        <w:pStyle w:val="CommentText"/>
      </w:pPr>
      <w:r>
        <w:rPr>
          <w:rStyle w:val="CommentReference"/>
        </w:rPr>
        <w:annotationRef/>
      </w:r>
      <w:r>
        <w:t>Could you do away with KRS? ESS and ZEN is needed for Chinook and steelhead, SFG_BB yields the remaining SFSR.</w:t>
      </w:r>
    </w:p>
  </w:comment>
  <w:comment w:id="43" w:author="Ryan Kinzer" w:date="2024-04-17T12:56:00Z" w:initials="RK">
    <w:p w14:paraId="49FA9670" w14:textId="77777777" w:rsidR="00265E7D" w:rsidRDefault="00265E7D" w:rsidP="0098615E">
      <w:pPr>
        <w:pStyle w:val="CommentText"/>
      </w:pPr>
      <w:r>
        <w:rPr>
          <w:rStyle w:val="CommentReference"/>
        </w:rPr>
        <w:annotationRef/>
      </w:r>
      <w:r>
        <w:t>KRS could be included in LSRCP which is the original funding support.</w:t>
      </w:r>
    </w:p>
  </w:comment>
  <w:comment w:id="44" w:author="Ryan Kinzer" w:date="2024-04-17T13:12:00Z" w:initials="RK">
    <w:p w14:paraId="5EDC90E2" w14:textId="77777777" w:rsidR="00EC4F55" w:rsidRDefault="00EC4F55" w:rsidP="002871D0">
      <w:pPr>
        <w:pStyle w:val="CommentText"/>
      </w:pPr>
      <w:r>
        <w:rPr>
          <w:rStyle w:val="CommentReference"/>
        </w:rPr>
        <w:annotationRef/>
      </w:r>
      <w:r>
        <w:t>Move to end of Selway Road, which is the start of Moose Creek Chinook population</w:t>
      </w:r>
    </w:p>
  </w:comment>
  <w:comment w:id="45" w:author="Ryan Kinzer" w:date="2024-04-17T13:06:00Z" w:initials="RK">
    <w:p w14:paraId="2DC34351" w14:textId="77777777" w:rsidR="00670783" w:rsidRDefault="00EC4F55" w:rsidP="00FB1E22">
      <w:pPr>
        <w:pStyle w:val="CommentText"/>
      </w:pPr>
      <w:r>
        <w:rPr>
          <w:rStyle w:val="CommentReference"/>
        </w:rPr>
        <w:annotationRef/>
      </w:r>
      <w:r w:rsidR="00670783">
        <w:t>SC1 remains to get lower SFCLW major SA of lower Clearwater mainstem pop, together with LAP, JUL and Lawyer Creek we would have all major SA of lower Clearwater mainstem pop except Big Canyon. Move SC2 upstream to Hwy 13 bridge for full SFCLW-s pop with at least one of SC3, SC4 or CRA.</w:t>
      </w:r>
    </w:p>
  </w:comment>
  <w:comment w:id="46" w:author="Ryan Kinzer" w:date="2024-04-17T13:13:00Z" w:initials="RK">
    <w:p w14:paraId="090CF194" w14:textId="5EA03808" w:rsidR="00EC4F55" w:rsidRDefault="00EC4F55" w:rsidP="009715D2">
      <w:pPr>
        <w:pStyle w:val="CommentText"/>
      </w:pPr>
      <w:r>
        <w:rPr>
          <w:rStyle w:val="CommentReference"/>
        </w:rPr>
        <w:annotationRef/>
      </w:r>
      <w:r>
        <w:t>Fund LAP and Clear Creek under Coho.</w:t>
      </w:r>
    </w:p>
  </w:comment>
  <w:comment w:id="48" w:author="Ryan Kinzer" w:date="2024-04-17T13:50:00Z" w:initials="RK">
    <w:p w14:paraId="34BCF055" w14:textId="77777777" w:rsidR="00AF0C33" w:rsidRDefault="00AF0C33" w:rsidP="00232301">
      <w:pPr>
        <w:pStyle w:val="CommentText"/>
      </w:pPr>
      <w:r>
        <w:rPr>
          <w:rStyle w:val="CommentReference"/>
        </w:rPr>
        <w:annotationRef/>
      </w:r>
      <w:r>
        <w:t>Consider moving discussion/conclusion up, and the rest of this (here down) to an appendix.</w:t>
      </w:r>
    </w:p>
  </w:comment>
  <w:comment w:id="52" w:author="Copeland,Tim" w:date="2023-08-31T13:57:00Z" w:initials="TC">
    <w:p w14:paraId="75D4C581" w14:textId="381CF174" w:rsidR="002604DC" w:rsidRDefault="002604DC" w:rsidP="002604DC">
      <w:pPr>
        <w:pStyle w:val="CommentText"/>
      </w:pPr>
      <w:r>
        <w:rPr>
          <w:rStyle w:val="CommentReference"/>
        </w:rPr>
        <w:annotationRef/>
      </w:r>
      <w:r>
        <w:t>These 4 monitor trib reconnects for the IMW</w:t>
      </w:r>
    </w:p>
  </w:comment>
  <w:comment w:id="53"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65" w:author="FELDHAUS Joseph * ODFW" w:date="2023-10-11T15:26:00Z" w:initials="FJ*O">
    <w:p w14:paraId="6B0BA711" w14:textId="69559012"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66" w:author="Mike Ackerman" w:date="2024-04-08T09:30:00Z" w:initials="MA">
    <w:p w14:paraId="56555596" w14:textId="77777777" w:rsidR="00B76B5B" w:rsidRDefault="00B76B5B" w:rsidP="00A61A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67" w:author="FELDHAUS Joseph * ODFW" w:date="2023-10-11T15:23:00Z" w:initials="FJ*O">
    <w:p w14:paraId="24CAE440" w14:textId="31FDA5E3" w:rsidR="00D03C17" w:rsidRDefault="00D03C17" w:rsidP="00D03C17">
      <w:pPr>
        <w:pStyle w:val="CommentText"/>
      </w:pPr>
      <w:r>
        <w:rPr>
          <w:rStyle w:val="CommentReference"/>
        </w:rPr>
        <w:annotationRef/>
      </w:r>
      <w:r>
        <w:t>Was this site upgraded in the summer of 2023?</w:t>
      </w:r>
    </w:p>
  </w:comment>
  <w:comment w:id="68" w:author="Mike Ackerman" w:date="2024-04-08T09:32:00Z" w:initials="MA">
    <w:p w14:paraId="30377F5B" w14:textId="77777777" w:rsidR="00111320" w:rsidRDefault="00B76B5B" w:rsidP="00CB63CC">
      <w:pPr>
        <w:pStyle w:val="CommentText"/>
      </w:pPr>
      <w:r>
        <w:rPr>
          <w:rStyle w:val="CommentReference"/>
        </w:rPr>
        <w:annotationRef/>
      </w:r>
      <w:r w:rsidR="00111320">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69" w:author="FELDHAUS Joseph * ODFW" w:date="2023-10-11T15:29:00Z" w:initials="FJ*O">
    <w:p w14:paraId="058F0450" w14:textId="139D7B65"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70" w:author="Mike Ackerman" w:date="2024-04-08T09:45:00Z" w:initials="MA">
    <w:p w14:paraId="107CEF5D" w14:textId="77777777" w:rsidR="00A17725" w:rsidRDefault="00A17725" w:rsidP="009B64C7">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73" w:author="Mike Ackerman" w:date="2024-04-17T11:36:00Z" w:initials="MA">
    <w:p w14:paraId="525C1929" w14:textId="77777777" w:rsidR="00111320" w:rsidRDefault="00111320" w:rsidP="00DC5D0E">
      <w:pPr>
        <w:pStyle w:val="CommentText"/>
      </w:pPr>
      <w:r>
        <w:rPr>
          <w:rStyle w:val="CommentReference"/>
        </w:rPr>
        <w:annotationRef/>
      </w:r>
      <w:r>
        <w:t>Is there a weir in Alpowa Creek? I seem to recall so, but can't track down info on it at the moment.</w:t>
      </w:r>
    </w:p>
  </w:comment>
  <w:comment w:id="80" w:author="FELDHAUS Joseph * ODFW" w:date="2023-10-11T15:46:00Z" w:initials="FJ*O">
    <w:p w14:paraId="136540A3" w14:textId="772AFCB0"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81" w:author="Mike Ackerman" w:date="2024-04-08T14:08:00Z" w:initials="MA">
    <w:p w14:paraId="417A7B02" w14:textId="77777777" w:rsidR="00967943" w:rsidRDefault="00967943" w:rsidP="0020011F">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84" w:author="Ryan Kinzer" w:date="2024-04-17T13:38:00Z" w:initials="RK">
    <w:p w14:paraId="7437C79C" w14:textId="77777777" w:rsidR="00F75A3C" w:rsidRDefault="00F75A3C" w:rsidP="0020218C">
      <w:pPr>
        <w:pStyle w:val="CommentText"/>
      </w:pPr>
      <w:r>
        <w:rPr>
          <w:rStyle w:val="CommentReference"/>
        </w:rPr>
        <w:annotationRef/>
      </w:r>
      <w:r>
        <w:t>Also provides a main branch point, otherwise we would be adding two extra main branches.</w:t>
      </w:r>
    </w:p>
  </w:comment>
  <w:comment w:id="85" w:author="FELDHAUS Joseph * ODFW" w:date="2023-10-11T15:49:00Z" w:initials="FJ*O">
    <w:p w14:paraId="7978E82B" w14:textId="47DB0C45"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86"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87"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88"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89"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524B4B84" w15:done="0"/>
  <w15:commentEx w15:paraId="5BA0654B" w15:done="0"/>
  <w15:commentEx w15:paraId="7E77CAC0" w15:done="0"/>
  <w15:commentEx w15:paraId="34E38AED" w15:done="0"/>
  <w15:commentEx w15:paraId="23B93CE4" w15:done="0"/>
  <w15:commentEx w15:paraId="49FA9670" w15:paraIdParent="23B93CE4" w15:done="0"/>
  <w15:commentEx w15:paraId="5EDC90E2" w15:done="0"/>
  <w15:commentEx w15:paraId="2DC34351" w15:done="0"/>
  <w15:commentEx w15:paraId="090CF194" w15:done="0"/>
  <w15:commentEx w15:paraId="34BCF055" w15:done="0"/>
  <w15:commentEx w15:paraId="75D4C581" w15:done="0"/>
  <w15:commentEx w15:paraId="58D73836" w15:paraIdParent="75D4C581" w15:done="0"/>
  <w15:commentEx w15:paraId="6B0BA711" w15:done="0"/>
  <w15:commentEx w15:paraId="56555596" w15:paraIdParent="6B0BA711" w15:done="0"/>
  <w15:commentEx w15:paraId="24CAE440" w15:done="0"/>
  <w15:commentEx w15:paraId="30377F5B" w15:paraIdParent="24CAE440" w15:done="0"/>
  <w15:commentEx w15:paraId="058F0450" w15:done="0"/>
  <w15:commentEx w15:paraId="107CEF5D" w15:paraIdParent="058F0450" w15:done="0"/>
  <w15:commentEx w15:paraId="525C1929" w15:done="0"/>
  <w15:commentEx w15:paraId="136540A3" w15:done="0"/>
  <w15:commentEx w15:paraId="417A7B02" w15:paraIdParent="136540A3" w15:done="0"/>
  <w15:commentEx w15:paraId="7437C79C" w15:done="0"/>
  <w15:commentEx w15:paraId="7978E82B" w15:done="0"/>
  <w15:commentEx w15:paraId="13A25A71" w15:done="0"/>
  <w15:commentEx w15:paraId="567459C5" w15:paraIdParent="13A25A71" w15:done="0"/>
  <w15:commentEx w15:paraId="48A4C7A9" w15:paraIdParent="13A25A71" w15:done="0"/>
  <w15:commentEx w15:paraId="57762B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9CA57E5" w16cex:dateUtc="2024-04-17T20:15:00Z"/>
  <w16cex:commentExtensible w16cex:durableId="29CA42A8" w16cex:dateUtc="2024-04-17T18:44:00Z"/>
  <w16cex:commentExtensible w16cex:durableId="29CA42D0" w16cex:dateUtc="2024-04-17T18:45:00Z"/>
  <w16cex:commentExtensible w16cex:durableId="29CA4410" w16cex:dateUtc="2024-04-17T18:50:00Z"/>
  <w16cex:commentExtensible w16cex:durableId="29CA456B" w16cex:dateUtc="2024-04-17T18:56:00Z"/>
  <w16cex:commentExtensible w16cex:durableId="29CA458F" w16cex:dateUtc="2024-04-17T18:56:00Z"/>
  <w16cex:commentExtensible w16cex:durableId="29CA4926" w16cex:dateUtc="2024-04-17T19:12:00Z"/>
  <w16cex:commentExtensible w16cex:durableId="29CA47F1" w16cex:dateUtc="2024-04-17T19:06:00Z"/>
  <w16cex:commentExtensible w16cex:durableId="29CA498B" w16cex:dateUtc="2024-04-17T19:13:00Z"/>
  <w16cex:commentExtensible w16cex:durableId="29CA5226" w16cex:dateUtc="2024-04-17T19:50: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9CA32DA" w16cex:dateUtc="2024-04-17T17:36:00Z"/>
  <w16cex:commentExtensible w16cex:durableId="28D141CB" w16cex:dateUtc="2023-10-11T22:46:00Z"/>
  <w16cex:commentExtensible w16cex:durableId="29BE78DC" w16cex:dateUtc="2024-04-08T20:08:00Z"/>
  <w16cex:commentExtensible w16cex:durableId="29CA4F46" w16cex:dateUtc="2024-04-17T19:38: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524B4B84" w16cid:durableId="29CA57E5"/>
  <w16cid:commentId w16cid:paraId="5BA0654B" w16cid:durableId="29CA42A8"/>
  <w16cid:commentId w16cid:paraId="7E77CAC0" w16cid:durableId="29CA42D0"/>
  <w16cid:commentId w16cid:paraId="34E38AED" w16cid:durableId="29CA4410"/>
  <w16cid:commentId w16cid:paraId="23B93CE4" w16cid:durableId="29CA456B"/>
  <w16cid:commentId w16cid:paraId="49FA9670" w16cid:durableId="29CA458F"/>
  <w16cid:commentId w16cid:paraId="5EDC90E2" w16cid:durableId="29CA4926"/>
  <w16cid:commentId w16cid:paraId="2DC34351" w16cid:durableId="29CA47F1"/>
  <w16cid:commentId w16cid:paraId="090CF194" w16cid:durableId="29CA498B"/>
  <w16cid:commentId w16cid:paraId="34BCF055" w16cid:durableId="29CA5226"/>
  <w16cid:commentId w16cid:paraId="75D4C581" w16cid:durableId="289B1ACE"/>
  <w16cid:commentId w16cid:paraId="58D73836" w16cid:durableId="29BA421E"/>
  <w16cid:commentId w16cid:paraId="6B0BA711" w16cid:durableId="28D13D19"/>
  <w16cid:commentId w16cid:paraId="56555596" w16cid:durableId="29BE379D"/>
  <w16cid:commentId w16cid:paraId="24CAE440" w16cid:durableId="28D13C82"/>
  <w16cid:commentId w16cid:paraId="30377F5B" w16cid:durableId="29BE384B"/>
  <w16cid:commentId w16cid:paraId="058F0450" w16cid:durableId="28D13DD9"/>
  <w16cid:commentId w16cid:paraId="107CEF5D" w16cid:durableId="29BE3B3B"/>
  <w16cid:commentId w16cid:paraId="525C1929" w16cid:durableId="29CA32DA"/>
  <w16cid:commentId w16cid:paraId="136540A3" w16cid:durableId="28D141CB"/>
  <w16cid:commentId w16cid:paraId="417A7B02" w16cid:durableId="29BE78DC"/>
  <w16cid:commentId w16cid:paraId="7437C79C" w16cid:durableId="29CA4F46"/>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4A572" w14:textId="77777777" w:rsidR="0030332F" w:rsidRDefault="0030332F" w:rsidP="00677DF7">
      <w:pPr>
        <w:spacing w:after="0" w:line="240" w:lineRule="auto"/>
      </w:pPr>
      <w:r>
        <w:separator/>
      </w:r>
    </w:p>
  </w:endnote>
  <w:endnote w:type="continuationSeparator" w:id="0">
    <w:p w14:paraId="07AC6890" w14:textId="77777777" w:rsidR="0030332F" w:rsidRDefault="0030332F"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812A4" w14:textId="77777777" w:rsidR="0030332F" w:rsidRDefault="0030332F" w:rsidP="00677DF7">
      <w:pPr>
        <w:spacing w:after="0" w:line="240" w:lineRule="auto"/>
      </w:pPr>
      <w:r>
        <w:separator/>
      </w:r>
    </w:p>
  </w:footnote>
  <w:footnote w:type="continuationSeparator" w:id="0">
    <w:p w14:paraId="09E5979E" w14:textId="77777777" w:rsidR="0030332F" w:rsidRDefault="0030332F"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4F05"/>
    <w:rsid w:val="00067E58"/>
    <w:rsid w:val="0007002C"/>
    <w:rsid w:val="0007028A"/>
    <w:rsid w:val="000805A6"/>
    <w:rsid w:val="000836F0"/>
    <w:rsid w:val="0009746B"/>
    <w:rsid w:val="000A18C8"/>
    <w:rsid w:val="000B34FA"/>
    <w:rsid w:val="000B6D17"/>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7612"/>
    <w:rsid w:val="001001F2"/>
    <w:rsid w:val="00100316"/>
    <w:rsid w:val="00110D73"/>
    <w:rsid w:val="00111303"/>
    <w:rsid w:val="00111320"/>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50AA"/>
    <w:rsid w:val="00221697"/>
    <w:rsid w:val="00224289"/>
    <w:rsid w:val="002269B3"/>
    <w:rsid w:val="0023275B"/>
    <w:rsid w:val="00234B2E"/>
    <w:rsid w:val="00235B59"/>
    <w:rsid w:val="00242CCC"/>
    <w:rsid w:val="00243CE2"/>
    <w:rsid w:val="0024620B"/>
    <w:rsid w:val="00246CBC"/>
    <w:rsid w:val="002477D7"/>
    <w:rsid w:val="0025120B"/>
    <w:rsid w:val="002579BC"/>
    <w:rsid w:val="002604DC"/>
    <w:rsid w:val="00265E7D"/>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32F"/>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4719"/>
    <w:rsid w:val="0047486C"/>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1BCB"/>
    <w:rsid w:val="004E499F"/>
    <w:rsid w:val="004E6772"/>
    <w:rsid w:val="004E6C85"/>
    <w:rsid w:val="004F2854"/>
    <w:rsid w:val="004F3B0A"/>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8382B"/>
    <w:rsid w:val="0059525A"/>
    <w:rsid w:val="00597A13"/>
    <w:rsid w:val="005A131B"/>
    <w:rsid w:val="005A21C7"/>
    <w:rsid w:val="005A4831"/>
    <w:rsid w:val="005B64F9"/>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70783"/>
    <w:rsid w:val="006720C9"/>
    <w:rsid w:val="00676EE1"/>
    <w:rsid w:val="00677DF7"/>
    <w:rsid w:val="0069045D"/>
    <w:rsid w:val="00692306"/>
    <w:rsid w:val="00696E51"/>
    <w:rsid w:val="006B4F25"/>
    <w:rsid w:val="006C5786"/>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3264"/>
    <w:rsid w:val="0088712E"/>
    <w:rsid w:val="00887F08"/>
    <w:rsid w:val="00887FC0"/>
    <w:rsid w:val="0089096A"/>
    <w:rsid w:val="00897DBA"/>
    <w:rsid w:val="008A05FA"/>
    <w:rsid w:val="008A0ABC"/>
    <w:rsid w:val="008A1C4D"/>
    <w:rsid w:val="008A3620"/>
    <w:rsid w:val="008A3F5D"/>
    <w:rsid w:val="008A47C3"/>
    <w:rsid w:val="008C4BCA"/>
    <w:rsid w:val="008C6024"/>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2461"/>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54D2"/>
    <w:rsid w:val="00AD62B5"/>
    <w:rsid w:val="00AF0869"/>
    <w:rsid w:val="00AF0C33"/>
    <w:rsid w:val="00AF154A"/>
    <w:rsid w:val="00AF4A98"/>
    <w:rsid w:val="00AF7168"/>
    <w:rsid w:val="00AF7E8C"/>
    <w:rsid w:val="00B01EF7"/>
    <w:rsid w:val="00B02B87"/>
    <w:rsid w:val="00B049F1"/>
    <w:rsid w:val="00B06F9F"/>
    <w:rsid w:val="00B10F24"/>
    <w:rsid w:val="00B24331"/>
    <w:rsid w:val="00B256E7"/>
    <w:rsid w:val="00B25C79"/>
    <w:rsid w:val="00B25FFC"/>
    <w:rsid w:val="00B30CA7"/>
    <w:rsid w:val="00B47152"/>
    <w:rsid w:val="00B47ED0"/>
    <w:rsid w:val="00B5068C"/>
    <w:rsid w:val="00B51174"/>
    <w:rsid w:val="00B568A8"/>
    <w:rsid w:val="00B67584"/>
    <w:rsid w:val="00B70079"/>
    <w:rsid w:val="00B758D8"/>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E7EEC"/>
    <w:rsid w:val="00CF4CE6"/>
    <w:rsid w:val="00CF570E"/>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4D4E"/>
    <w:rsid w:val="00DD5900"/>
    <w:rsid w:val="00DD6B7D"/>
    <w:rsid w:val="00DF6443"/>
    <w:rsid w:val="00E03127"/>
    <w:rsid w:val="00E03B1F"/>
    <w:rsid w:val="00E0415B"/>
    <w:rsid w:val="00E10C97"/>
    <w:rsid w:val="00E12CD3"/>
    <w:rsid w:val="00E12F3B"/>
    <w:rsid w:val="00E17D13"/>
    <w:rsid w:val="00E23277"/>
    <w:rsid w:val="00E26C7D"/>
    <w:rsid w:val="00E27E92"/>
    <w:rsid w:val="00E3194C"/>
    <w:rsid w:val="00E320F0"/>
    <w:rsid w:val="00E323E6"/>
    <w:rsid w:val="00E42D5B"/>
    <w:rsid w:val="00E51CA8"/>
    <w:rsid w:val="00E52B43"/>
    <w:rsid w:val="00E52BAB"/>
    <w:rsid w:val="00E53655"/>
    <w:rsid w:val="00E65D4C"/>
    <w:rsid w:val="00E66E97"/>
    <w:rsid w:val="00E710AF"/>
    <w:rsid w:val="00E728B6"/>
    <w:rsid w:val="00E75FC1"/>
    <w:rsid w:val="00E76B0B"/>
    <w:rsid w:val="00E76F03"/>
    <w:rsid w:val="00E82E29"/>
    <w:rsid w:val="00E83445"/>
    <w:rsid w:val="00E84980"/>
    <w:rsid w:val="00E91B22"/>
    <w:rsid w:val="00E94C28"/>
    <w:rsid w:val="00E978BF"/>
    <w:rsid w:val="00EB4F35"/>
    <w:rsid w:val="00EB64F6"/>
    <w:rsid w:val="00EC3C6C"/>
    <w:rsid w:val="00EC4F55"/>
    <w:rsid w:val="00EC65B9"/>
    <w:rsid w:val="00ED0BE9"/>
    <w:rsid w:val="00ED1800"/>
    <w:rsid w:val="00ED19B5"/>
    <w:rsid w:val="00ED7D46"/>
    <w:rsid w:val="00F00ADA"/>
    <w:rsid w:val="00F02AE6"/>
    <w:rsid w:val="00F041B0"/>
    <w:rsid w:val="00F06CC3"/>
    <w:rsid w:val="00F07D75"/>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E37"/>
    <w:rsid w:val="00F75A3C"/>
    <w:rsid w:val="00F75DE8"/>
    <w:rsid w:val="00F76F5A"/>
    <w:rsid w:val="00F836DB"/>
    <w:rsid w:val="00F85983"/>
    <w:rsid w:val="00F86316"/>
    <w:rsid w:val="00F86CCE"/>
    <w:rsid w:val="00F870BD"/>
    <w:rsid w:val="00F87A62"/>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2.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4.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5409</TotalTime>
  <Pages>44</Pages>
  <Words>14811</Words>
  <Characters>82203</Characters>
  <Application>Microsoft Office Word</Application>
  <DocSecurity>0</DocSecurity>
  <Lines>3736</Lines>
  <Paragraphs>2694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Ryan Kinzer</cp:lastModifiedBy>
  <cp:revision>364</cp:revision>
  <cp:lastPrinted>2024-04-11T14:02:00Z</cp:lastPrinted>
  <dcterms:created xsi:type="dcterms:W3CDTF">2023-08-10T16:38:00Z</dcterms:created>
  <dcterms:modified xsi:type="dcterms:W3CDTF">2024-04-17T20:16:00Z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y fmtid="{D5CDD505-2E9C-101B-9397-08002B2CF9AE}" pid="3" name="GrammarlyDocumentId">
    <vt:lpwstr>ecf8f062ae6a23b6e511288ef3fd3790ffc65f2a417a98d8c74356965ba4a7f1</vt:lpwstr>
  </property>
</Properties>
</file>