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74C031" w14:textId="2AA7AC0B" w:rsidR="002A1432" w:rsidRDefault="00CB288D" w:rsidP="00A14C61">
      <w:pPr>
        <w:pStyle w:val="Title"/>
        <w:jc w:val="center"/>
        <w:rPr>
          <w:rFonts w:ascii="Times New Roman" w:hAnsi="Times New Roman" w:cs="Times New Roman"/>
          <w:b/>
          <w:bCs/>
          <w:sz w:val="28"/>
          <w:szCs w:val="28"/>
        </w:rPr>
      </w:pPr>
      <w:r w:rsidRPr="000F3CC1">
        <w:rPr>
          <w:rFonts w:ascii="Times New Roman" w:eastAsiaTheme="minorHAnsi" w:hAnsi="Times New Roman" w:cs="Times New Roman"/>
          <w:b/>
          <w:spacing w:val="0"/>
          <w:kern w:val="0"/>
          <w:sz w:val="28"/>
          <w:szCs w:val="22"/>
          <w14:ligatures w14:val="none"/>
        </w:rPr>
        <w:t>Prioritization</w:t>
      </w:r>
      <w:r>
        <w:rPr>
          <w:rFonts w:ascii="Times New Roman" w:hAnsi="Times New Roman" w:cs="Times New Roman"/>
          <w:b/>
          <w:bCs/>
          <w:sz w:val="28"/>
          <w:szCs w:val="28"/>
        </w:rPr>
        <w:t xml:space="preserve"> </w:t>
      </w:r>
      <w:r w:rsidR="000F3CC1">
        <w:rPr>
          <w:rFonts w:ascii="Times New Roman" w:hAnsi="Times New Roman" w:cs="Times New Roman"/>
          <w:b/>
          <w:bCs/>
          <w:sz w:val="28"/>
          <w:szCs w:val="28"/>
        </w:rPr>
        <w:t>of Instream PIT Tag Detection Systems</w:t>
      </w:r>
      <w:r w:rsidR="00A14C61">
        <w:rPr>
          <w:rFonts w:ascii="Times New Roman" w:hAnsi="Times New Roman" w:cs="Times New Roman"/>
          <w:b/>
          <w:bCs/>
          <w:sz w:val="28"/>
          <w:szCs w:val="28"/>
        </w:rPr>
        <w:t xml:space="preserve"> for</w:t>
      </w:r>
      <w:r w:rsidR="00227ACE">
        <w:rPr>
          <w:rFonts w:ascii="Times New Roman" w:hAnsi="Times New Roman" w:cs="Times New Roman"/>
          <w:b/>
          <w:bCs/>
          <w:sz w:val="28"/>
          <w:szCs w:val="28"/>
        </w:rPr>
        <w:t xml:space="preserve"> Requisite Monitoring of Steelhead and Spring-Summer Chinook Salmon Adult Abundance and Life History, Snake River Basin</w:t>
      </w:r>
    </w:p>
    <w:p w14:paraId="20B52162" w14:textId="77777777" w:rsidR="00F97286" w:rsidRDefault="00F97286" w:rsidP="00F97286">
      <w:pPr>
        <w:jc w:val="center"/>
        <w:rPr>
          <w:rFonts w:cs="Times New Roman"/>
          <w:sz w:val="24"/>
          <w:szCs w:val="24"/>
        </w:rPr>
      </w:pPr>
    </w:p>
    <w:p w14:paraId="6CFE377C" w14:textId="72395E8F" w:rsidR="007664E3" w:rsidRDefault="00F97286" w:rsidP="007664E3">
      <w:pPr>
        <w:jc w:val="center"/>
        <w:rPr>
          <w:rFonts w:cs="Times New Roman"/>
          <w:sz w:val="24"/>
          <w:szCs w:val="24"/>
        </w:rPr>
      </w:pPr>
      <w:r w:rsidRPr="00C3017F">
        <w:rPr>
          <w:rFonts w:cs="Times New Roman"/>
          <w:b/>
          <w:bCs/>
          <w:sz w:val="24"/>
          <w:szCs w:val="24"/>
        </w:rPr>
        <w:t>Version:</w:t>
      </w:r>
      <w:r w:rsidRPr="00F97286">
        <w:rPr>
          <w:rFonts w:cs="Times New Roman"/>
          <w:sz w:val="24"/>
          <w:szCs w:val="24"/>
        </w:rPr>
        <w:t xml:space="preserve"> </w:t>
      </w:r>
      <w:r w:rsidR="00300004">
        <w:rPr>
          <w:rFonts w:cs="Times New Roman"/>
          <w:sz w:val="24"/>
          <w:szCs w:val="24"/>
        </w:rPr>
        <w:t>May</w:t>
      </w:r>
      <w:r w:rsidR="00F40221">
        <w:rPr>
          <w:rFonts w:cs="Times New Roman"/>
          <w:sz w:val="24"/>
          <w:szCs w:val="24"/>
        </w:rPr>
        <w:t xml:space="preserve"> </w:t>
      </w:r>
      <w:r w:rsidR="00300004">
        <w:rPr>
          <w:rFonts w:cs="Times New Roman"/>
          <w:sz w:val="24"/>
          <w:szCs w:val="24"/>
        </w:rPr>
        <w:t>28</w:t>
      </w:r>
      <w:r w:rsidRPr="00F97286">
        <w:rPr>
          <w:rFonts w:cs="Times New Roman"/>
          <w:sz w:val="24"/>
          <w:szCs w:val="24"/>
        </w:rPr>
        <w:t>, 202</w:t>
      </w:r>
      <w:r w:rsidR="00F40221">
        <w:rPr>
          <w:rFonts w:cs="Times New Roman"/>
          <w:sz w:val="24"/>
          <w:szCs w:val="24"/>
        </w:rPr>
        <w:t>4</w:t>
      </w:r>
    </w:p>
    <w:p w14:paraId="7087F3FA" w14:textId="77777777" w:rsidR="00227ACE" w:rsidRDefault="00227ACE" w:rsidP="007664E3">
      <w:pPr>
        <w:jc w:val="center"/>
        <w:rPr>
          <w:rFonts w:cs="Times New Roman"/>
          <w:sz w:val="24"/>
          <w:szCs w:val="24"/>
        </w:rPr>
      </w:pPr>
    </w:p>
    <w:p w14:paraId="23488BAD" w14:textId="562C6060" w:rsidR="007664E3" w:rsidRPr="00F97286" w:rsidRDefault="007664E3" w:rsidP="00F97286">
      <w:pPr>
        <w:jc w:val="center"/>
        <w:rPr>
          <w:rFonts w:cs="Times New Roman"/>
          <w:sz w:val="24"/>
          <w:szCs w:val="24"/>
        </w:rPr>
      </w:pPr>
      <w:r>
        <w:rPr>
          <w:noProof/>
        </w:rPr>
        <w:drawing>
          <wp:inline distT="0" distB="0" distL="0" distR="0" wp14:anchorId="330DE980" wp14:editId="0F4DBA21">
            <wp:extent cx="4164806" cy="5553075"/>
            <wp:effectExtent l="38100" t="38100" r="45720" b="28575"/>
            <wp:docPr id="1357183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76301" cy="5568402"/>
                    </a:xfrm>
                    <a:prstGeom prst="rect">
                      <a:avLst/>
                    </a:prstGeom>
                    <a:noFill/>
                    <a:ln w="28575">
                      <a:solidFill>
                        <a:schemeClr val="accent4">
                          <a:lumMod val="75000"/>
                        </a:schemeClr>
                      </a:solidFill>
                    </a:ln>
                  </pic:spPr>
                </pic:pic>
              </a:graphicData>
            </a:graphic>
          </wp:inline>
        </w:drawing>
      </w:r>
    </w:p>
    <w:p w14:paraId="7636C94B" w14:textId="77777777" w:rsidR="00FA1452" w:rsidRDefault="00FA1452" w:rsidP="00FA1452">
      <w:pPr>
        <w:jc w:val="center"/>
        <w:rPr>
          <w:b/>
          <w:bCs/>
        </w:rPr>
      </w:pPr>
      <w:r>
        <w:rPr>
          <w:b/>
          <w:bCs/>
        </w:rPr>
        <w:t>Snake River Instream PIT-tag Detection Systems Prioritization Workgroup</w:t>
      </w:r>
    </w:p>
    <w:p w14:paraId="2ED52C32" w14:textId="2DC18C95" w:rsidR="00FA1452" w:rsidRDefault="00FA1452" w:rsidP="001E50CA">
      <w:pPr>
        <w:jc w:val="both"/>
      </w:pPr>
      <w:r>
        <w:rPr>
          <w:b/>
          <w:bCs/>
        </w:rPr>
        <w:t xml:space="preserve">Primary Contributors: </w:t>
      </w:r>
      <w:r>
        <w:t>Michael W. Ackerman (NPT), Joseph Bumgarner (WDFW</w:t>
      </w:r>
      <w:r w:rsidR="00227ACE">
        <w:t xml:space="preserve"> - Retired</w:t>
      </w:r>
      <w:r>
        <w:t>), Timothy Copeland (IDFG), Ethan Crawford (WDFW), Joseph W. Feldhaus (ODFW), Ryan Kinzer (NPT), Jason Vogel (NPT)</w:t>
      </w:r>
    </w:p>
    <w:p w14:paraId="3E84324B" w14:textId="49E5C89B" w:rsidR="00C3017F" w:rsidRDefault="001E50CA" w:rsidP="009C2944">
      <w:pPr>
        <w:jc w:val="center"/>
        <w:rPr>
          <w:color w:val="A6A6A6" w:themeColor="background1" w:themeShade="A6"/>
        </w:rPr>
      </w:pPr>
      <w:r>
        <w:rPr>
          <w:color w:val="A6A6A6" w:themeColor="background1" w:themeShade="A6"/>
        </w:rPr>
        <w:br w:type="page"/>
      </w:r>
      <w:r w:rsidR="00C3017F" w:rsidRPr="00C3017F">
        <w:rPr>
          <w:color w:val="A6A6A6" w:themeColor="background1" w:themeShade="A6"/>
        </w:rPr>
        <w:lastRenderedPageBreak/>
        <w:t>(this page intentionally left blank)</w:t>
      </w:r>
    </w:p>
    <w:p w14:paraId="3E186ADF" w14:textId="77777777" w:rsidR="00111303" w:rsidRDefault="00692306" w:rsidP="00C3017F">
      <w:pPr>
        <w:sectPr w:rsidR="00111303" w:rsidSect="00111303">
          <w:footerReference w:type="default" r:id="rId12"/>
          <w:pgSz w:w="12240" w:h="15840"/>
          <w:pgMar w:top="1440" w:right="1440" w:bottom="1440" w:left="1440" w:header="720" w:footer="720" w:gutter="0"/>
          <w:pgNumType w:fmt="lowerRoman" w:start="1"/>
          <w:cols w:space="720"/>
          <w:docGrid w:linePitch="360"/>
        </w:sectPr>
      </w:pPr>
      <w:r>
        <w:br w:type="page"/>
      </w:r>
    </w:p>
    <w:sdt>
      <w:sdtPr>
        <w:rPr>
          <w:rFonts w:eastAsiaTheme="minorHAnsi" w:cstheme="minorBidi"/>
          <w:b w:val="0"/>
          <w:caps w:val="0"/>
          <w:kern w:val="2"/>
          <w:sz w:val="22"/>
          <w:szCs w:val="22"/>
          <w14:ligatures w14:val="standardContextual"/>
        </w:rPr>
        <w:id w:val="-2140948593"/>
        <w:docPartObj>
          <w:docPartGallery w:val="Table of Contents"/>
          <w:docPartUnique/>
        </w:docPartObj>
      </w:sdtPr>
      <w:sdtEndPr>
        <w:rPr>
          <w:bCs/>
          <w:noProof/>
        </w:rPr>
      </w:sdtEndPr>
      <w:sdtContent>
        <w:p w14:paraId="7140189B" w14:textId="7A7045C8" w:rsidR="00692306" w:rsidRDefault="00692306">
          <w:pPr>
            <w:pStyle w:val="TOCHeading"/>
          </w:pPr>
          <w:r>
            <w:t>Table of Contents</w:t>
          </w:r>
        </w:p>
        <w:p w14:paraId="79A63B7A" w14:textId="73A77C6B" w:rsidR="00881C08" w:rsidRDefault="00692306">
          <w:pPr>
            <w:pStyle w:val="TOC1"/>
            <w:rPr>
              <w:rFonts w:asciiTheme="minorHAnsi" w:eastAsiaTheme="minorEastAsia" w:hAnsiTheme="minorHAnsi"/>
              <w:noProof/>
            </w:rPr>
          </w:pPr>
          <w:r>
            <w:fldChar w:fldCharType="begin"/>
          </w:r>
          <w:r>
            <w:instrText xml:space="preserve"> TOC \o "1-3" \h \z \u </w:instrText>
          </w:r>
          <w:r>
            <w:fldChar w:fldCharType="separate"/>
          </w:r>
          <w:hyperlink w:anchor="_Toc164257233" w:history="1">
            <w:r w:rsidR="00881C08" w:rsidRPr="000335EE">
              <w:rPr>
                <w:rStyle w:val="Hyperlink"/>
                <w:noProof/>
              </w:rPr>
              <w:t>BACKGROUND</w:t>
            </w:r>
            <w:r w:rsidR="00881C08">
              <w:rPr>
                <w:noProof/>
                <w:webHidden/>
              </w:rPr>
              <w:tab/>
            </w:r>
            <w:r w:rsidR="00881C08">
              <w:rPr>
                <w:noProof/>
                <w:webHidden/>
              </w:rPr>
              <w:fldChar w:fldCharType="begin"/>
            </w:r>
            <w:r w:rsidR="00881C08">
              <w:rPr>
                <w:noProof/>
                <w:webHidden/>
              </w:rPr>
              <w:instrText xml:space="preserve"> PAGEREF _Toc164257233 \h </w:instrText>
            </w:r>
            <w:r w:rsidR="00881C08">
              <w:rPr>
                <w:noProof/>
                <w:webHidden/>
              </w:rPr>
            </w:r>
            <w:r w:rsidR="00881C08">
              <w:rPr>
                <w:noProof/>
                <w:webHidden/>
              </w:rPr>
              <w:fldChar w:fldCharType="separate"/>
            </w:r>
            <w:r w:rsidR="00881C08">
              <w:rPr>
                <w:noProof/>
                <w:webHidden/>
              </w:rPr>
              <w:t>1</w:t>
            </w:r>
            <w:r w:rsidR="00881C08">
              <w:rPr>
                <w:noProof/>
                <w:webHidden/>
              </w:rPr>
              <w:fldChar w:fldCharType="end"/>
            </w:r>
          </w:hyperlink>
        </w:p>
        <w:p w14:paraId="7944C096" w14:textId="06D13F52" w:rsidR="00881C08" w:rsidRDefault="00000000">
          <w:pPr>
            <w:pStyle w:val="TOC2"/>
            <w:tabs>
              <w:tab w:val="right" w:leader="dot" w:pos="9350"/>
            </w:tabs>
            <w:rPr>
              <w:rFonts w:asciiTheme="minorHAnsi" w:eastAsiaTheme="minorEastAsia" w:hAnsiTheme="minorHAnsi"/>
              <w:noProof/>
            </w:rPr>
          </w:pPr>
          <w:hyperlink w:anchor="_Toc164257234" w:history="1">
            <w:r w:rsidR="00881C08" w:rsidRPr="000335EE">
              <w:rPr>
                <w:rStyle w:val="Hyperlink"/>
                <w:noProof/>
              </w:rPr>
              <w:t>Objectives</w:t>
            </w:r>
            <w:r w:rsidR="00881C08">
              <w:rPr>
                <w:noProof/>
                <w:webHidden/>
              </w:rPr>
              <w:tab/>
            </w:r>
            <w:r w:rsidR="00881C08">
              <w:rPr>
                <w:noProof/>
                <w:webHidden/>
              </w:rPr>
              <w:fldChar w:fldCharType="begin"/>
            </w:r>
            <w:r w:rsidR="00881C08">
              <w:rPr>
                <w:noProof/>
                <w:webHidden/>
              </w:rPr>
              <w:instrText xml:space="preserve"> PAGEREF _Toc164257234 \h </w:instrText>
            </w:r>
            <w:r w:rsidR="00881C08">
              <w:rPr>
                <w:noProof/>
                <w:webHidden/>
              </w:rPr>
            </w:r>
            <w:r w:rsidR="00881C08">
              <w:rPr>
                <w:noProof/>
                <w:webHidden/>
              </w:rPr>
              <w:fldChar w:fldCharType="separate"/>
            </w:r>
            <w:r w:rsidR="00881C08">
              <w:rPr>
                <w:noProof/>
                <w:webHidden/>
              </w:rPr>
              <w:t>1</w:t>
            </w:r>
            <w:r w:rsidR="00881C08">
              <w:rPr>
                <w:noProof/>
                <w:webHidden/>
              </w:rPr>
              <w:fldChar w:fldCharType="end"/>
            </w:r>
          </w:hyperlink>
        </w:p>
        <w:p w14:paraId="5D9D31B4" w14:textId="4E16964E" w:rsidR="00881C08" w:rsidRDefault="00000000">
          <w:pPr>
            <w:pStyle w:val="TOC1"/>
            <w:rPr>
              <w:rFonts w:asciiTheme="minorHAnsi" w:eastAsiaTheme="minorEastAsia" w:hAnsiTheme="minorHAnsi"/>
              <w:noProof/>
            </w:rPr>
          </w:pPr>
          <w:hyperlink w:anchor="_Toc164257235" w:history="1">
            <w:r w:rsidR="00881C08" w:rsidRPr="000335EE">
              <w:rPr>
                <w:rStyle w:val="Hyperlink"/>
                <w:noProof/>
              </w:rPr>
              <w:t>GENERAL APPROACH</w:t>
            </w:r>
            <w:r w:rsidR="00881C08">
              <w:rPr>
                <w:noProof/>
                <w:webHidden/>
              </w:rPr>
              <w:tab/>
            </w:r>
            <w:r w:rsidR="00881C08">
              <w:rPr>
                <w:noProof/>
                <w:webHidden/>
              </w:rPr>
              <w:fldChar w:fldCharType="begin"/>
            </w:r>
            <w:r w:rsidR="00881C08">
              <w:rPr>
                <w:noProof/>
                <w:webHidden/>
              </w:rPr>
              <w:instrText xml:space="preserve"> PAGEREF _Toc164257235 \h </w:instrText>
            </w:r>
            <w:r w:rsidR="00881C08">
              <w:rPr>
                <w:noProof/>
                <w:webHidden/>
              </w:rPr>
            </w:r>
            <w:r w:rsidR="00881C08">
              <w:rPr>
                <w:noProof/>
                <w:webHidden/>
              </w:rPr>
              <w:fldChar w:fldCharType="separate"/>
            </w:r>
            <w:r w:rsidR="00881C08">
              <w:rPr>
                <w:noProof/>
                <w:webHidden/>
              </w:rPr>
              <w:t>1</w:t>
            </w:r>
            <w:r w:rsidR="00881C08">
              <w:rPr>
                <w:noProof/>
                <w:webHidden/>
              </w:rPr>
              <w:fldChar w:fldCharType="end"/>
            </w:r>
          </w:hyperlink>
        </w:p>
        <w:p w14:paraId="72889FED" w14:textId="746A6464" w:rsidR="00881C08" w:rsidRDefault="00000000">
          <w:pPr>
            <w:pStyle w:val="TOC2"/>
            <w:tabs>
              <w:tab w:val="right" w:leader="dot" w:pos="9350"/>
            </w:tabs>
            <w:rPr>
              <w:rFonts w:asciiTheme="minorHAnsi" w:eastAsiaTheme="minorEastAsia" w:hAnsiTheme="minorHAnsi"/>
              <w:noProof/>
            </w:rPr>
          </w:pPr>
          <w:hyperlink w:anchor="_Toc164257236" w:history="1">
            <w:r w:rsidR="00881C08" w:rsidRPr="000335EE">
              <w:rPr>
                <w:rStyle w:val="Hyperlink"/>
                <w:noProof/>
              </w:rPr>
              <w:t>Abundance</w:t>
            </w:r>
            <w:r w:rsidR="00881C08">
              <w:rPr>
                <w:noProof/>
                <w:webHidden/>
              </w:rPr>
              <w:tab/>
            </w:r>
            <w:r w:rsidR="00881C08">
              <w:rPr>
                <w:noProof/>
                <w:webHidden/>
              </w:rPr>
              <w:fldChar w:fldCharType="begin"/>
            </w:r>
            <w:r w:rsidR="00881C08">
              <w:rPr>
                <w:noProof/>
                <w:webHidden/>
              </w:rPr>
              <w:instrText xml:space="preserve"> PAGEREF _Toc164257236 \h </w:instrText>
            </w:r>
            <w:r w:rsidR="00881C08">
              <w:rPr>
                <w:noProof/>
                <w:webHidden/>
              </w:rPr>
            </w:r>
            <w:r w:rsidR="00881C08">
              <w:rPr>
                <w:noProof/>
                <w:webHidden/>
              </w:rPr>
              <w:fldChar w:fldCharType="separate"/>
            </w:r>
            <w:r w:rsidR="00881C08">
              <w:rPr>
                <w:noProof/>
                <w:webHidden/>
              </w:rPr>
              <w:t>2</w:t>
            </w:r>
            <w:r w:rsidR="00881C08">
              <w:rPr>
                <w:noProof/>
                <w:webHidden/>
              </w:rPr>
              <w:fldChar w:fldCharType="end"/>
            </w:r>
          </w:hyperlink>
        </w:p>
        <w:p w14:paraId="7E6C499F" w14:textId="18145C50" w:rsidR="00881C08" w:rsidRDefault="00000000">
          <w:pPr>
            <w:pStyle w:val="TOC2"/>
            <w:tabs>
              <w:tab w:val="right" w:leader="dot" w:pos="9350"/>
            </w:tabs>
            <w:rPr>
              <w:rFonts w:asciiTheme="minorHAnsi" w:eastAsiaTheme="minorEastAsia" w:hAnsiTheme="minorHAnsi"/>
              <w:noProof/>
            </w:rPr>
          </w:pPr>
          <w:hyperlink w:anchor="_Toc164257237" w:history="1">
            <w:r w:rsidR="00881C08" w:rsidRPr="000335EE">
              <w:rPr>
                <w:rStyle w:val="Hyperlink"/>
                <w:noProof/>
              </w:rPr>
              <w:t>Productivity</w:t>
            </w:r>
            <w:r w:rsidR="00881C08">
              <w:rPr>
                <w:noProof/>
                <w:webHidden/>
              </w:rPr>
              <w:tab/>
            </w:r>
            <w:r w:rsidR="00881C08">
              <w:rPr>
                <w:noProof/>
                <w:webHidden/>
              </w:rPr>
              <w:fldChar w:fldCharType="begin"/>
            </w:r>
            <w:r w:rsidR="00881C08">
              <w:rPr>
                <w:noProof/>
                <w:webHidden/>
              </w:rPr>
              <w:instrText xml:space="preserve"> PAGEREF _Toc164257237 \h </w:instrText>
            </w:r>
            <w:r w:rsidR="00881C08">
              <w:rPr>
                <w:noProof/>
                <w:webHidden/>
              </w:rPr>
            </w:r>
            <w:r w:rsidR="00881C08">
              <w:rPr>
                <w:noProof/>
                <w:webHidden/>
              </w:rPr>
              <w:fldChar w:fldCharType="separate"/>
            </w:r>
            <w:r w:rsidR="00881C08">
              <w:rPr>
                <w:noProof/>
                <w:webHidden/>
              </w:rPr>
              <w:t>2</w:t>
            </w:r>
            <w:r w:rsidR="00881C08">
              <w:rPr>
                <w:noProof/>
                <w:webHidden/>
              </w:rPr>
              <w:fldChar w:fldCharType="end"/>
            </w:r>
          </w:hyperlink>
        </w:p>
        <w:p w14:paraId="1B5142CA" w14:textId="24CA7A1B" w:rsidR="00881C08" w:rsidRDefault="00000000">
          <w:pPr>
            <w:pStyle w:val="TOC2"/>
            <w:tabs>
              <w:tab w:val="right" w:leader="dot" w:pos="9350"/>
            </w:tabs>
            <w:rPr>
              <w:rFonts w:asciiTheme="minorHAnsi" w:eastAsiaTheme="minorEastAsia" w:hAnsiTheme="minorHAnsi"/>
              <w:noProof/>
            </w:rPr>
          </w:pPr>
          <w:hyperlink w:anchor="_Toc164257238" w:history="1">
            <w:r w:rsidR="00881C08" w:rsidRPr="000335EE">
              <w:rPr>
                <w:rStyle w:val="Hyperlink"/>
                <w:noProof/>
              </w:rPr>
              <w:t>Spatial Structure</w:t>
            </w:r>
            <w:r w:rsidR="00881C08">
              <w:rPr>
                <w:noProof/>
                <w:webHidden/>
              </w:rPr>
              <w:tab/>
            </w:r>
            <w:r w:rsidR="00881C08">
              <w:rPr>
                <w:noProof/>
                <w:webHidden/>
              </w:rPr>
              <w:fldChar w:fldCharType="begin"/>
            </w:r>
            <w:r w:rsidR="00881C08">
              <w:rPr>
                <w:noProof/>
                <w:webHidden/>
              </w:rPr>
              <w:instrText xml:space="preserve"> PAGEREF _Toc164257238 \h </w:instrText>
            </w:r>
            <w:r w:rsidR="00881C08">
              <w:rPr>
                <w:noProof/>
                <w:webHidden/>
              </w:rPr>
            </w:r>
            <w:r w:rsidR="00881C08">
              <w:rPr>
                <w:noProof/>
                <w:webHidden/>
              </w:rPr>
              <w:fldChar w:fldCharType="separate"/>
            </w:r>
            <w:r w:rsidR="00881C08">
              <w:rPr>
                <w:noProof/>
                <w:webHidden/>
              </w:rPr>
              <w:t>2</w:t>
            </w:r>
            <w:r w:rsidR="00881C08">
              <w:rPr>
                <w:noProof/>
                <w:webHidden/>
              </w:rPr>
              <w:fldChar w:fldCharType="end"/>
            </w:r>
          </w:hyperlink>
        </w:p>
        <w:p w14:paraId="177BF3C3" w14:textId="3D551589" w:rsidR="00881C08" w:rsidRDefault="00000000">
          <w:pPr>
            <w:pStyle w:val="TOC2"/>
            <w:tabs>
              <w:tab w:val="right" w:leader="dot" w:pos="9350"/>
            </w:tabs>
            <w:rPr>
              <w:rFonts w:asciiTheme="minorHAnsi" w:eastAsiaTheme="minorEastAsia" w:hAnsiTheme="minorHAnsi"/>
              <w:noProof/>
            </w:rPr>
          </w:pPr>
          <w:hyperlink w:anchor="_Toc164257239" w:history="1">
            <w:r w:rsidR="00881C08" w:rsidRPr="000335EE">
              <w:rPr>
                <w:rStyle w:val="Hyperlink"/>
                <w:noProof/>
              </w:rPr>
              <w:t>Diversity</w:t>
            </w:r>
            <w:r w:rsidR="00881C08">
              <w:rPr>
                <w:noProof/>
                <w:webHidden/>
              </w:rPr>
              <w:tab/>
            </w:r>
            <w:r w:rsidR="00881C08">
              <w:rPr>
                <w:noProof/>
                <w:webHidden/>
              </w:rPr>
              <w:fldChar w:fldCharType="begin"/>
            </w:r>
            <w:r w:rsidR="00881C08">
              <w:rPr>
                <w:noProof/>
                <w:webHidden/>
              </w:rPr>
              <w:instrText xml:space="preserve"> PAGEREF _Toc164257239 \h </w:instrText>
            </w:r>
            <w:r w:rsidR="00881C08">
              <w:rPr>
                <w:noProof/>
                <w:webHidden/>
              </w:rPr>
            </w:r>
            <w:r w:rsidR="00881C08">
              <w:rPr>
                <w:noProof/>
                <w:webHidden/>
              </w:rPr>
              <w:fldChar w:fldCharType="separate"/>
            </w:r>
            <w:r w:rsidR="00881C08">
              <w:rPr>
                <w:noProof/>
                <w:webHidden/>
              </w:rPr>
              <w:t>2</w:t>
            </w:r>
            <w:r w:rsidR="00881C08">
              <w:rPr>
                <w:noProof/>
                <w:webHidden/>
              </w:rPr>
              <w:fldChar w:fldCharType="end"/>
            </w:r>
          </w:hyperlink>
        </w:p>
        <w:p w14:paraId="0943320C" w14:textId="1B9CDEF5" w:rsidR="00881C08" w:rsidRDefault="00000000">
          <w:pPr>
            <w:pStyle w:val="TOC1"/>
            <w:rPr>
              <w:rFonts w:asciiTheme="minorHAnsi" w:eastAsiaTheme="minorEastAsia" w:hAnsiTheme="minorHAnsi"/>
              <w:noProof/>
            </w:rPr>
          </w:pPr>
          <w:hyperlink w:anchor="_Toc164257240" w:history="1">
            <w:r w:rsidR="00881C08" w:rsidRPr="000335EE">
              <w:rPr>
                <w:rStyle w:val="Hyperlink"/>
                <w:noProof/>
              </w:rPr>
              <w:t>PRIORITIZATION FRAMEWORK</w:t>
            </w:r>
            <w:r w:rsidR="00881C08">
              <w:rPr>
                <w:noProof/>
                <w:webHidden/>
              </w:rPr>
              <w:tab/>
            </w:r>
            <w:r w:rsidR="00881C08">
              <w:rPr>
                <w:noProof/>
                <w:webHidden/>
              </w:rPr>
              <w:fldChar w:fldCharType="begin"/>
            </w:r>
            <w:r w:rsidR="00881C08">
              <w:rPr>
                <w:noProof/>
                <w:webHidden/>
              </w:rPr>
              <w:instrText xml:space="preserve"> PAGEREF _Toc164257240 \h </w:instrText>
            </w:r>
            <w:r w:rsidR="00881C08">
              <w:rPr>
                <w:noProof/>
                <w:webHidden/>
              </w:rPr>
            </w:r>
            <w:r w:rsidR="00881C08">
              <w:rPr>
                <w:noProof/>
                <w:webHidden/>
              </w:rPr>
              <w:fldChar w:fldCharType="separate"/>
            </w:r>
            <w:r w:rsidR="00881C08">
              <w:rPr>
                <w:noProof/>
                <w:webHidden/>
              </w:rPr>
              <w:t>2</w:t>
            </w:r>
            <w:r w:rsidR="00881C08">
              <w:rPr>
                <w:noProof/>
                <w:webHidden/>
              </w:rPr>
              <w:fldChar w:fldCharType="end"/>
            </w:r>
          </w:hyperlink>
        </w:p>
        <w:p w14:paraId="71E39E4B" w14:textId="3322AF72" w:rsidR="00881C08" w:rsidRDefault="00000000">
          <w:pPr>
            <w:pStyle w:val="TOC2"/>
            <w:tabs>
              <w:tab w:val="right" w:leader="dot" w:pos="9350"/>
            </w:tabs>
            <w:rPr>
              <w:rFonts w:asciiTheme="minorHAnsi" w:eastAsiaTheme="minorEastAsia" w:hAnsiTheme="minorHAnsi"/>
              <w:noProof/>
            </w:rPr>
          </w:pPr>
          <w:hyperlink w:anchor="_Toc164257241" w:history="1">
            <w:r w:rsidR="00881C08" w:rsidRPr="000335EE">
              <w:rPr>
                <w:rStyle w:val="Hyperlink"/>
                <w:noProof/>
              </w:rPr>
              <w:t>Additional Considerations</w:t>
            </w:r>
            <w:r w:rsidR="00881C08">
              <w:rPr>
                <w:noProof/>
                <w:webHidden/>
              </w:rPr>
              <w:tab/>
            </w:r>
            <w:r w:rsidR="00881C08">
              <w:rPr>
                <w:noProof/>
                <w:webHidden/>
              </w:rPr>
              <w:fldChar w:fldCharType="begin"/>
            </w:r>
            <w:r w:rsidR="00881C08">
              <w:rPr>
                <w:noProof/>
                <w:webHidden/>
              </w:rPr>
              <w:instrText xml:space="preserve"> PAGEREF _Toc164257241 \h </w:instrText>
            </w:r>
            <w:r w:rsidR="00881C08">
              <w:rPr>
                <w:noProof/>
                <w:webHidden/>
              </w:rPr>
            </w:r>
            <w:r w:rsidR="00881C08">
              <w:rPr>
                <w:noProof/>
                <w:webHidden/>
              </w:rPr>
              <w:fldChar w:fldCharType="separate"/>
            </w:r>
            <w:r w:rsidR="00881C08">
              <w:rPr>
                <w:noProof/>
                <w:webHidden/>
              </w:rPr>
              <w:t>8</w:t>
            </w:r>
            <w:r w:rsidR="00881C08">
              <w:rPr>
                <w:noProof/>
                <w:webHidden/>
              </w:rPr>
              <w:fldChar w:fldCharType="end"/>
            </w:r>
          </w:hyperlink>
        </w:p>
        <w:p w14:paraId="443C9C55" w14:textId="2332822E" w:rsidR="00881C08" w:rsidRDefault="00000000">
          <w:pPr>
            <w:pStyle w:val="TOC1"/>
            <w:rPr>
              <w:rFonts w:asciiTheme="minorHAnsi" w:eastAsiaTheme="minorEastAsia" w:hAnsiTheme="minorHAnsi"/>
              <w:noProof/>
            </w:rPr>
          </w:pPr>
          <w:hyperlink w:anchor="_Toc164257242" w:history="1">
            <w:r w:rsidR="00881C08" w:rsidRPr="000335EE">
              <w:rPr>
                <w:rStyle w:val="Hyperlink"/>
                <w:noProof/>
              </w:rPr>
              <w:t>RESULTS</w:t>
            </w:r>
            <w:r w:rsidR="00881C08">
              <w:rPr>
                <w:noProof/>
                <w:webHidden/>
              </w:rPr>
              <w:tab/>
            </w:r>
            <w:r w:rsidR="00881C08">
              <w:rPr>
                <w:noProof/>
                <w:webHidden/>
              </w:rPr>
              <w:fldChar w:fldCharType="begin"/>
            </w:r>
            <w:r w:rsidR="00881C08">
              <w:rPr>
                <w:noProof/>
                <w:webHidden/>
              </w:rPr>
              <w:instrText xml:space="preserve"> PAGEREF _Toc164257242 \h </w:instrText>
            </w:r>
            <w:r w:rsidR="00881C08">
              <w:rPr>
                <w:noProof/>
                <w:webHidden/>
              </w:rPr>
            </w:r>
            <w:r w:rsidR="00881C08">
              <w:rPr>
                <w:noProof/>
                <w:webHidden/>
              </w:rPr>
              <w:fldChar w:fldCharType="separate"/>
            </w:r>
            <w:r w:rsidR="00881C08">
              <w:rPr>
                <w:noProof/>
                <w:webHidden/>
              </w:rPr>
              <w:t>8</w:t>
            </w:r>
            <w:r w:rsidR="00881C08">
              <w:rPr>
                <w:noProof/>
                <w:webHidden/>
              </w:rPr>
              <w:fldChar w:fldCharType="end"/>
            </w:r>
          </w:hyperlink>
        </w:p>
        <w:p w14:paraId="644630BC" w14:textId="484887F0" w:rsidR="00881C08" w:rsidRDefault="00000000">
          <w:pPr>
            <w:pStyle w:val="TOC2"/>
            <w:tabs>
              <w:tab w:val="right" w:leader="dot" w:pos="9350"/>
            </w:tabs>
            <w:rPr>
              <w:rFonts w:asciiTheme="minorHAnsi" w:eastAsiaTheme="minorEastAsia" w:hAnsiTheme="minorHAnsi"/>
              <w:noProof/>
            </w:rPr>
          </w:pPr>
          <w:hyperlink w:anchor="_Toc164257243" w:history="1">
            <w:r w:rsidR="00881C08" w:rsidRPr="000335EE">
              <w:rPr>
                <w:rStyle w:val="Hyperlink"/>
                <w:noProof/>
              </w:rPr>
              <w:t>Synopsis</w:t>
            </w:r>
            <w:r w:rsidR="00881C08">
              <w:rPr>
                <w:noProof/>
                <w:webHidden/>
              </w:rPr>
              <w:tab/>
            </w:r>
            <w:r w:rsidR="00881C08">
              <w:rPr>
                <w:noProof/>
                <w:webHidden/>
              </w:rPr>
              <w:fldChar w:fldCharType="begin"/>
            </w:r>
            <w:r w:rsidR="00881C08">
              <w:rPr>
                <w:noProof/>
                <w:webHidden/>
              </w:rPr>
              <w:instrText xml:space="preserve"> PAGEREF _Toc164257243 \h </w:instrText>
            </w:r>
            <w:r w:rsidR="00881C08">
              <w:rPr>
                <w:noProof/>
                <w:webHidden/>
              </w:rPr>
            </w:r>
            <w:r w:rsidR="00881C08">
              <w:rPr>
                <w:noProof/>
                <w:webHidden/>
              </w:rPr>
              <w:fldChar w:fldCharType="separate"/>
            </w:r>
            <w:r w:rsidR="00881C08">
              <w:rPr>
                <w:noProof/>
                <w:webHidden/>
              </w:rPr>
              <w:t>8</w:t>
            </w:r>
            <w:r w:rsidR="00881C08">
              <w:rPr>
                <w:noProof/>
                <w:webHidden/>
              </w:rPr>
              <w:fldChar w:fldCharType="end"/>
            </w:r>
          </w:hyperlink>
        </w:p>
        <w:p w14:paraId="73C87D8D" w14:textId="6764CD1F" w:rsidR="00881C08" w:rsidRDefault="00000000">
          <w:pPr>
            <w:pStyle w:val="TOC1"/>
            <w:rPr>
              <w:rFonts w:asciiTheme="minorHAnsi" w:eastAsiaTheme="minorEastAsia" w:hAnsiTheme="minorHAnsi"/>
              <w:noProof/>
            </w:rPr>
          </w:pPr>
          <w:hyperlink w:anchor="_Toc164257244" w:history="1">
            <w:r w:rsidR="00881C08" w:rsidRPr="000335EE">
              <w:rPr>
                <w:rStyle w:val="Hyperlink"/>
                <w:noProof/>
              </w:rPr>
              <w:t>DISCUSSION</w:t>
            </w:r>
            <w:r w:rsidR="00881C08">
              <w:rPr>
                <w:noProof/>
                <w:webHidden/>
              </w:rPr>
              <w:tab/>
            </w:r>
            <w:r w:rsidR="00881C08">
              <w:rPr>
                <w:noProof/>
                <w:webHidden/>
              </w:rPr>
              <w:fldChar w:fldCharType="begin"/>
            </w:r>
            <w:r w:rsidR="00881C08">
              <w:rPr>
                <w:noProof/>
                <w:webHidden/>
              </w:rPr>
              <w:instrText xml:space="preserve"> PAGEREF _Toc164257244 \h </w:instrText>
            </w:r>
            <w:r w:rsidR="00881C08">
              <w:rPr>
                <w:noProof/>
                <w:webHidden/>
              </w:rPr>
            </w:r>
            <w:r w:rsidR="00881C08">
              <w:rPr>
                <w:noProof/>
                <w:webHidden/>
              </w:rPr>
              <w:fldChar w:fldCharType="separate"/>
            </w:r>
            <w:r w:rsidR="00881C08">
              <w:rPr>
                <w:noProof/>
                <w:webHidden/>
              </w:rPr>
              <w:t>12</w:t>
            </w:r>
            <w:r w:rsidR="00881C08">
              <w:rPr>
                <w:noProof/>
                <w:webHidden/>
              </w:rPr>
              <w:fldChar w:fldCharType="end"/>
            </w:r>
          </w:hyperlink>
        </w:p>
        <w:p w14:paraId="6D858195" w14:textId="09531103" w:rsidR="00881C08" w:rsidRDefault="00000000">
          <w:pPr>
            <w:pStyle w:val="TOC2"/>
            <w:tabs>
              <w:tab w:val="right" w:leader="dot" w:pos="9350"/>
            </w:tabs>
            <w:rPr>
              <w:rFonts w:asciiTheme="minorHAnsi" w:eastAsiaTheme="minorEastAsia" w:hAnsiTheme="minorHAnsi"/>
              <w:noProof/>
            </w:rPr>
          </w:pPr>
          <w:hyperlink w:anchor="_Toc164257245" w:history="1">
            <w:r w:rsidR="00881C08" w:rsidRPr="000335EE">
              <w:rPr>
                <w:rStyle w:val="Hyperlink"/>
                <w:noProof/>
              </w:rPr>
              <w:t>Next Steps</w:t>
            </w:r>
            <w:r w:rsidR="00881C08">
              <w:rPr>
                <w:noProof/>
                <w:webHidden/>
              </w:rPr>
              <w:tab/>
            </w:r>
            <w:r w:rsidR="00881C08">
              <w:rPr>
                <w:noProof/>
                <w:webHidden/>
              </w:rPr>
              <w:fldChar w:fldCharType="begin"/>
            </w:r>
            <w:r w:rsidR="00881C08">
              <w:rPr>
                <w:noProof/>
                <w:webHidden/>
              </w:rPr>
              <w:instrText xml:space="preserve"> PAGEREF _Toc164257245 \h </w:instrText>
            </w:r>
            <w:r w:rsidR="00881C08">
              <w:rPr>
                <w:noProof/>
                <w:webHidden/>
              </w:rPr>
            </w:r>
            <w:r w:rsidR="00881C08">
              <w:rPr>
                <w:noProof/>
                <w:webHidden/>
              </w:rPr>
              <w:fldChar w:fldCharType="separate"/>
            </w:r>
            <w:r w:rsidR="00881C08">
              <w:rPr>
                <w:noProof/>
                <w:webHidden/>
              </w:rPr>
              <w:t>13</w:t>
            </w:r>
            <w:r w:rsidR="00881C08">
              <w:rPr>
                <w:noProof/>
                <w:webHidden/>
              </w:rPr>
              <w:fldChar w:fldCharType="end"/>
            </w:r>
          </w:hyperlink>
        </w:p>
        <w:p w14:paraId="35C9189B" w14:textId="4DC1962F" w:rsidR="00881C08" w:rsidRDefault="00000000">
          <w:pPr>
            <w:pStyle w:val="TOC2"/>
            <w:tabs>
              <w:tab w:val="right" w:leader="dot" w:pos="9350"/>
            </w:tabs>
            <w:rPr>
              <w:rFonts w:asciiTheme="minorHAnsi" w:eastAsiaTheme="minorEastAsia" w:hAnsiTheme="minorHAnsi"/>
              <w:noProof/>
            </w:rPr>
          </w:pPr>
          <w:hyperlink w:anchor="_Toc164257246" w:history="1">
            <w:r w:rsidR="00881C08" w:rsidRPr="000335EE">
              <w:rPr>
                <w:rStyle w:val="Hyperlink"/>
                <w:noProof/>
              </w:rPr>
              <w:t>Conclusions</w:t>
            </w:r>
            <w:r w:rsidR="00881C08">
              <w:rPr>
                <w:noProof/>
                <w:webHidden/>
              </w:rPr>
              <w:tab/>
            </w:r>
            <w:r w:rsidR="00881C08">
              <w:rPr>
                <w:noProof/>
                <w:webHidden/>
              </w:rPr>
              <w:fldChar w:fldCharType="begin"/>
            </w:r>
            <w:r w:rsidR="00881C08">
              <w:rPr>
                <w:noProof/>
                <w:webHidden/>
              </w:rPr>
              <w:instrText xml:space="preserve"> PAGEREF _Toc164257246 \h </w:instrText>
            </w:r>
            <w:r w:rsidR="00881C08">
              <w:rPr>
                <w:noProof/>
                <w:webHidden/>
              </w:rPr>
            </w:r>
            <w:r w:rsidR="00881C08">
              <w:rPr>
                <w:noProof/>
                <w:webHidden/>
              </w:rPr>
              <w:fldChar w:fldCharType="separate"/>
            </w:r>
            <w:r w:rsidR="00881C08">
              <w:rPr>
                <w:noProof/>
                <w:webHidden/>
              </w:rPr>
              <w:t>13</w:t>
            </w:r>
            <w:r w:rsidR="00881C08">
              <w:rPr>
                <w:noProof/>
                <w:webHidden/>
              </w:rPr>
              <w:fldChar w:fldCharType="end"/>
            </w:r>
          </w:hyperlink>
        </w:p>
        <w:p w14:paraId="7EC1C64D" w14:textId="7D3B48E5" w:rsidR="00881C08" w:rsidRDefault="00000000">
          <w:pPr>
            <w:pStyle w:val="TOC1"/>
            <w:rPr>
              <w:rFonts w:asciiTheme="minorHAnsi" w:eastAsiaTheme="minorEastAsia" w:hAnsiTheme="minorHAnsi"/>
              <w:noProof/>
            </w:rPr>
          </w:pPr>
          <w:hyperlink w:anchor="_Toc164257247" w:history="1">
            <w:r w:rsidR="00881C08" w:rsidRPr="000335EE">
              <w:rPr>
                <w:rStyle w:val="Hyperlink"/>
                <w:noProof/>
              </w:rPr>
              <w:t>LITERATURE CITED</w:t>
            </w:r>
            <w:r w:rsidR="00881C08">
              <w:rPr>
                <w:noProof/>
                <w:webHidden/>
              </w:rPr>
              <w:tab/>
            </w:r>
            <w:r w:rsidR="00881C08">
              <w:rPr>
                <w:noProof/>
                <w:webHidden/>
              </w:rPr>
              <w:fldChar w:fldCharType="begin"/>
            </w:r>
            <w:r w:rsidR="00881C08">
              <w:rPr>
                <w:noProof/>
                <w:webHidden/>
              </w:rPr>
              <w:instrText xml:space="preserve"> PAGEREF _Toc164257247 \h </w:instrText>
            </w:r>
            <w:r w:rsidR="00881C08">
              <w:rPr>
                <w:noProof/>
                <w:webHidden/>
              </w:rPr>
            </w:r>
            <w:r w:rsidR="00881C08">
              <w:rPr>
                <w:noProof/>
                <w:webHidden/>
              </w:rPr>
              <w:fldChar w:fldCharType="separate"/>
            </w:r>
            <w:r w:rsidR="00881C08">
              <w:rPr>
                <w:noProof/>
                <w:webHidden/>
              </w:rPr>
              <w:t>14</w:t>
            </w:r>
            <w:r w:rsidR="00881C08">
              <w:rPr>
                <w:noProof/>
                <w:webHidden/>
              </w:rPr>
              <w:fldChar w:fldCharType="end"/>
            </w:r>
          </w:hyperlink>
        </w:p>
        <w:p w14:paraId="6AE16990" w14:textId="6B55C278" w:rsidR="00881C08" w:rsidRDefault="00000000">
          <w:pPr>
            <w:pStyle w:val="TOC1"/>
            <w:rPr>
              <w:rFonts w:asciiTheme="minorHAnsi" w:eastAsiaTheme="minorEastAsia" w:hAnsiTheme="minorHAnsi"/>
              <w:noProof/>
            </w:rPr>
          </w:pPr>
          <w:hyperlink w:anchor="_Toc164257248" w:history="1">
            <w:r w:rsidR="00881C08" w:rsidRPr="000335EE">
              <w:rPr>
                <w:rStyle w:val="Hyperlink"/>
                <w:noProof/>
              </w:rPr>
              <w:t>APPENDIX A. IPTDS Considerations by Species, MPG, and Population</w:t>
            </w:r>
            <w:r w:rsidR="00881C08">
              <w:rPr>
                <w:noProof/>
                <w:webHidden/>
              </w:rPr>
              <w:tab/>
            </w:r>
            <w:r w:rsidR="00881C08">
              <w:rPr>
                <w:noProof/>
                <w:webHidden/>
              </w:rPr>
              <w:fldChar w:fldCharType="begin"/>
            </w:r>
            <w:r w:rsidR="00881C08">
              <w:rPr>
                <w:noProof/>
                <w:webHidden/>
              </w:rPr>
              <w:instrText xml:space="preserve"> PAGEREF _Toc164257248 \h </w:instrText>
            </w:r>
            <w:r w:rsidR="00881C08">
              <w:rPr>
                <w:noProof/>
                <w:webHidden/>
              </w:rPr>
            </w:r>
            <w:r w:rsidR="00881C08">
              <w:rPr>
                <w:noProof/>
                <w:webHidden/>
              </w:rPr>
              <w:fldChar w:fldCharType="separate"/>
            </w:r>
            <w:r w:rsidR="00881C08">
              <w:rPr>
                <w:noProof/>
                <w:webHidden/>
              </w:rPr>
              <w:t>15</w:t>
            </w:r>
            <w:r w:rsidR="00881C08">
              <w:rPr>
                <w:noProof/>
                <w:webHidden/>
              </w:rPr>
              <w:fldChar w:fldCharType="end"/>
            </w:r>
          </w:hyperlink>
        </w:p>
        <w:p w14:paraId="649BA13C" w14:textId="0BA84714" w:rsidR="00881C08" w:rsidRDefault="00000000">
          <w:pPr>
            <w:pStyle w:val="TOC2"/>
            <w:tabs>
              <w:tab w:val="right" w:leader="dot" w:pos="9350"/>
            </w:tabs>
            <w:rPr>
              <w:rFonts w:asciiTheme="minorHAnsi" w:eastAsiaTheme="minorEastAsia" w:hAnsiTheme="minorHAnsi"/>
              <w:noProof/>
            </w:rPr>
          </w:pPr>
          <w:hyperlink w:anchor="_Toc164257249" w:history="1">
            <w:r w:rsidR="00881C08" w:rsidRPr="000335EE">
              <w:rPr>
                <w:rStyle w:val="Hyperlink"/>
                <w:noProof/>
              </w:rPr>
              <w:t>Snake River Basin Steelhead DPS</w:t>
            </w:r>
            <w:r w:rsidR="00881C08">
              <w:rPr>
                <w:noProof/>
                <w:webHidden/>
              </w:rPr>
              <w:tab/>
            </w:r>
            <w:r w:rsidR="00881C08">
              <w:rPr>
                <w:noProof/>
                <w:webHidden/>
              </w:rPr>
              <w:fldChar w:fldCharType="begin"/>
            </w:r>
            <w:r w:rsidR="00881C08">
              <w:rPr>
                <w:noProof/>
                <w:webHidden/>
              </w:rPr>
              <w:instrText xml:space="preserve"> PAGEREF _Toc164257249 \h </w:instrText>
            </w:r>
            <w:r w:rsidR="00881C08">
              <w:rPr>
                <w:noProof/>
                <w:webHidden/>
              </w:rPr>
            </w:r>
            <w:r w:rsidR="00881C08">
              <w:rPr>
                <w:noProof/>
                <w:webHidden/>
              </w:rPr>
              <w:fldChar w:fldCharType="separate"/>
            </w:r>
            <w:r w:rsidR="00881C08">
              <w:rPr>
                <w:noProof/>
                <w:webHidden/>
              </w:rPr>
              <w:t>15</w:t>
            </w:r>
            <w:r w:rsidR="00881C08">
              <w:rPr>
                <w:noProof/>
                <w:webHidden/>
              </w:rPr>
              <w:fldChar w:fldCharType="end"/>
            </w:r>
          </w:hyperlink>
        </w:p>
        <w:p w14:paraId="4185789A" w14:textId="7EA075CC" w:rsidR="00881C08" w:rsidRDefault="00000000">
          <w:pPr>
            <w:pStyle w:val="TOC3"/>
            <w:tabs>
              <w:tab w:val="right" w:leader="dot" w:pos="9350"/>
            </w:tabs>
            <w:rPr>
              <w:rFonts w:asciiTheme="minorHAnsi" w:eastAsiaTheme="minorEastAsia" w:hAnsiTheme="minorHAnsi"/>
              <w:noProof/>
            </w:rPr>
          </w:pPr>
          <w:hyperlink w:anchor="_Toc164257250" w:history="1">
            <w:r w:rsidR="00881C08" w:rsidRPr="000335EE">
              <w:rPr>
                <w:rStyle w:val="Hyperlink"/>
                <w:noProof/>
              </w:rPr>
              <w:t>Salmon River MPG</w:t>
            </w:r>
            <w:r w:rsidR="00881C08">
              <w:rPr>
                <w:noProof/>
                <w:webHidden/>
              </w:rPr>
              <w:tab/>
            </w:r>
            <w:r w:rsidR="00881C08">
              <w:rPr>
                <w:noProof/>
                <w:webHidden/>
              </w:rPr>
              <w:fldChar w:fldCharType="begin"/>
            </w:r>
            <w:r w:rsidR="00881C08">
              <w:rPr>
                <w:noProof/>
                <w:webHidden/>
              </w:rPr>
              <w:instrText xml:space="preserve"> PAGEREF _Toc164257250 \h </w:instrText>
            </w:r>
            <w:r w:rsidR="00881C08">
              <w:rPr>
                <w:noProof/>
                <w:webHidden/>
              </w:rPr>
            </w:r>
            <w:r w:rsidR="00881C08">
              <w:rPr>
                <w:noProof/>
                <w:webHidden/>
              </w:rPr>
              <w:fldChar w:fldCharType="separate"/>
            </w:r>
            <w:r w:rsidR="00881C08">
              <w:rPr>
                <w:noProof/>
                <w:webHidden/>
              </w:rPr>
              <w:t>15</w:t>
            </w:r>
            <w:r w:rsidR="00881C08">
              <w:rPr>
                <w:noProof/>
                <w:webHidden/>
              </w:rPr>
              <w:fldChar w:fldCharType="end"/>
            </w:r>
          </w:hyperlink>
        </w:p>
        <w:p w14:paraId="387084D0" w14:textId="4D75FD76" w:rsidR="00881C08" w:rsidRDefault="00000000">
          <w:pPr>
            <w:pStyle w:val="TOC3"/>
            <w:tabs>
              <w:tab w:val="right" w:leader="dot" w:pos="9350"/>
            </w:tabs>
            <w:rPr>
              <w:rFonts w:asciiTheme="minorHAnsi" w:eastAsiaTheme="minorEastAsia" w:hAnsiTheme="minorHAnsi"/>
              <w:noProof/>
            </w:rPr>
          </w:pPr>
          <w:hyperlink w:anchor="_Toc164257251" w:history="1">
            <w:r w:rsidR="00881C08" w:rsidRPr="000335EE">
              <w:rPr>
                <w:rStyle w:val="Hyperlink"/>
                <w:noProof/>
              </w:rPr>
              <w:t>Clearwater River MPG</w:t>
            </w:r>
            <w:r w:rsidR="00881C08">
              <w:rPr>
                <w:noProof/>
                <w:webHidden/>
              </w:rPr>
              <w:tab/>
            </w:r>
            <w:r w:rsidR="00881C08">
              <w:rPr>
                <w:noProof/>
                <w:webHidden/>
              </w:rPr>
              <w:fldChar w:fldCharType="begin"/>
            </w:r>
            <w:r w:rsidR="00881C08">
              <w:rPr>
                <w:noProof/>
                <w:webHidden/>
              </w:rPr>
              <w:instrText xml:space="preserve"> PAGEREF _Toc164257251 \h </w:instrText>
            </w:r>
            <w:r w:rsidR="00881C08">
              <w:rPr>
                <w:noProof/>
                <w:webHidden/>
              </w:rPr>
            </w:r>
            <w:r w:rsidR="00881C08">
              <w:rPr>
                <w:noProof/>
                <w:webHidden/>
              </w:rPr>
              <w:fldChar w:fldCharType="separate"/>
            </w:r>
            <w:r w:rsidR="00881C08">
              <w:rPr>
                <w:noProof/>
                <w:webHidden/>
              </w:rPr>
              <w:t>18</w:t>
            </w:r>
            <w:r w:rsidR="00881C08">
              <w:rPr>
                <w:noProof/>
                <w:webHidden/>
              </w:rPr>
              <w:fldChar w:fldCharType="end"/>
            </w:r>
          </w:hyperlink>
        </w:p>
        <w:p w14:paraId="4FA3E35F" w14:textId="265FA94B" w:rsidR="00881C08" w:rsidRDefault="00000000">
          <w:pPr>
            <w:pStyle w:val="TOC3"/>
            <w:tabs>
              <w:tab w:val="right" w:leader="dot" w:pos="9350"/>
            </w:tabs>
            <w:rPr>
              <w:rFonts w:asciiTheme="minorHAnsi" w:eastAsiaTheme="minorEastAsia" w:hAnsiTheme="minorHAnsi"/>
              <w:noProof/>
            </w:rPr>
          </w:pPr>
          <w:hyperlink w:anchor="_Toc164257252" w:history="1">
            <w:r w:rsidR="00881C08" w:rsidRPr="000335EE">
              <w:rPr>
                <w:rStyle w:val="Hyperlink"/>
                <w:noProof/>
              </w:rPr>
              <w:t>Imnaha River MPG</w:t>
            </w:r>
            <w:r w:rsidR="00881C08">
              <w:rPr>
                <w:noProof/>
                <w:webHidden/>
              </w:rPr>
              <w:tab/>
            </w:r>
            <w:r w:rsidR="00881C08">
              <w:rPr>
                <w:noProof/>
                <w:webHidden/>
              </w:rPr>
              <w:fldChar w:fldCharType="begin"/>
            </w:r>
            <w:r w:rsidR="00881C08">
              <w:rPr>
                <w:noProof/>
                <w:webHidden/>
              </w:rPr>
              <w:instrText xml:space="preserve"> PAGEREF _Toc164257252 \h </w:instrText>
            </w:r>
            <w:r w:rsidR="00881C08">
              <w:rPr>
                <w:noProof/>
                <w:webHidden/>
              </w:rPr>
            </w:r>
            <w:r w:rsidR="00881C08">
              <w:rPr>
                <w:noProof/>
                <w:webHidden/>
              </w:rPr>
              <w:fldChar w:fldCharType="separate"/>
            </w:r>
            <w:r w:rsidR="00881C08">
              <w:rPr>
                <w:noProof/>
                <w:webHidden/>
              </w:rPr>
              <w:t>21</w:t>
            </w:r>
            <w:r w:rsidR="00881C08">
              <w:rPr>
                <w:noProof/>
                <w:webHidden/>
              </w:rPr>
              <w:fldChar w:fldCharType="end"/>
            </w:r>
          </w:hyperlink>
        </w:p>
        <w:p w14:paraId="5D569C1C" w14:textId="1A009096" w:rsidR="00881C08" w:rsidRDefault="00000000">
          <w:pPr>
            <w:pStyle w:val="TOC3"/>
            <w:tabs>
              <w:tab w:val="right" w:leader="dot" w:pos="9350"/>
            </w:tabs>
            <w:rPr>
              <w:rFonts w:asciiTheme="minorHAnsi" w:eastAsiaTheme="minorEastAsia" w:hAnsiTheme="minorHAnsi"/>
              <w:noProof/>
            </w:rPr>
          </w:pPr>
          <w:hyperlink w:anchor="_Toc164257253" w:history="1">
            <w:r w:rsidR="00881C08" w:rsidRPr="000335EE">
              <w:rPr>
                <w:rStyle w:val="Hyperlink"/>
                <w:noProof/>
              </w:rPr>
              <w:t>Grande Ronde River MPG</w:t>
            </w:r>
            <w:r w:rsidR="00881C08">
              <w:rPr>
                <w:noProof/>
                <w:webHidden/>
              </w:rPr>
              <w:tab/>
            </w:r>
            <w:r w:rsidR="00881C08">
              <w:rPr>
                <w:noProof/>
                <w:webHidden/>
              </w:rPr>
              <w:fldChar w:fldCharType="begin"/>
            </w:r>
            <w:r w:rsidR="00881C08">
              <w:rPr>
                <w:noProof/>
                <w:webHidden/>
              </w:rPr>
              <w:instrText xml:space="preserve"> PAGEREF _Toc164257253 \h </w:instrText>
            </w:r>
            <w:r w:rsidR="00881C08">
              <w:rPr>
                <w:noProof/>
                <w:webHidden/>
              </w:rPr>
            </w:r>
            <w:r w:rsidR="00881C08">
              <w:rPr>
                <w:noProof/>
                <w:webHidden/>
              </w:rPr>
              <w:fldChar w:fldCharType="separate"/>
            </w:r>
            <w:r w:rsidR="00881C08">
              <w:rPr>
                <w:noProof/>
                <w:webHidden/>
              </w:rPr>
              <w:t>22</w:t>
            </w:r>
            <w:r w:rsidR="00881C08">
              <w:rPr>
                <w:noProof/>
                <w:webHidden/>
              </w:rPr>
              <w:fldChar w:fldCharType="end"/>
            </w:r>
          </w:hyperlink>
        </w:p>
        <w:p w14:paraId="5EAFCDE3" w14:textId="0E9FF1C0" w:rsidR="00881C08" w:rsidRDefault="00000000">
          <w:pPr>
            <w:pStyle w:val="TOC3"/>
            <w:tabs>
              <w:tab w:val="right" w:leader="dot" w:pos="9350"/>
            </w:tabs>
            <w:rPr>
              <w:rFonts w:asciiTheme="minorHAnsi" w:eastAsiaTheme="minorEastAsia" w:hAnsiTheme="minorHAnsi"/>
              <w:noProof/>
            </w:rPr>
          </w:pPr>
          <w:hyperlink w:anchor="_Toc164257254" w:history="1">
            <w:r w:rsidR="00881C08" w:rsidRPr="000335EE">
              <w:rPr>
                <w:rStyle w:val="Hyperlink"/>
                <w:noProof/>
              </w:rPr>
              <w:t>Hells Canyon MPG</w:t>
            </w:r>
            <w:r w:rsidR="00881C08">
              <w:rPr>
                <w:noProof/>
                <w:webHidden/>
              </w:rPr>
              <w:tab/>
            </w:r>
            <w:r w:rsidR="00881C08">
              <w:rPr>
                <w:noProof/>
                <w:webHidden/>
              </w:rPr>
              <w:fldChar w:fldCharType="begin"/>
            </w:r>
            <w:r w:rsidR="00881C08">
              <w:rPr>
                <w:noProof/>
                <w:webHidden/>
              </w:rPr>
              <w:instrText xml:space="preserve"> PAGEREF _Toc164257254 \h </w:instrText>
            </w:r>
            <w:r w:rsidR="00881C08">
              <w:rPr>
                <w:noProof/>
                <w:webHidden/>
              </w:rPr>
            </w:r>
            <w:r w:rsidR="00881C08">
              <w:rPr>
                <w:noProof/>
                <w:webHidden/>
              </w:rPr>
              <w:fldChar w:fldCharType="separate"/>
            </w:r>
            <w:r w:rsidR="00881C08">
              <w:rPr>
                <w:noProof/>
                <w:webHidden/>
              </w:rPr>
              <w:t>23</w:t>
            </w:r>
            <w:r w:rsidR="00881C08">
              <w:rPr>
                <w:noProof/>
                <w:webHidden/>
              </w:rPr>
              <w:fldChar w:fldCharType="end"/>
            </w:r>
          </w:hyperlink>
        </w:p>
        <w:p w14:paraId="197A7700" w14:textId="03789ADB" w:rsidR="00881C08" w:rsidRDefault="00000000">
          <w:pPr>
            <w:pStyle w:val="TOC3"/>
            <w:tabs>
              <w:tab w:val="right" w:leader="dot" w:pos="9350"/>
            </w:tabs>
            <w:rPr>
              <w:rFonts w:asciiTheme="minorHAnsi" w:eastAsiaTheme="minorEastAsia" w:hAnsiTheme="minorHAnsi"/>
              <w:noProof/>
            </w:rPr>
          </w:pPr>
          <w:hyperlink w:anchor="_Toc164257255" w:history="1">
            <w:r w:rsidR="00881C08" w:rsidRPr="000335EE">
              <w:rPr>
                <w:rStyle w:val="Hyperlink"/>
                <w:noProof/>
              </w:rPr>
              <w:t>Lower Snake MPG</w:t>
            </w:r>
            <w:r w:rsidR="00881C08">
              <w:rPr>
                <w:noProof/>
                <w:webHidden/>
              </w:rPr>
              <w:tab/>
            </w:r>
            <w:r w:rsidR="00881C08">
              <w:rPr>
                <w:noProof/>
                <w:webHidden/>
              </w:rPr>
              <w:fldChar w:fldCharType="begin"/>
            </w:r>
            <w:r w:rsidR="00881C08">
              <w:rPr>
                <w:noProof/>
                <w:webHidden/>
              </w:rPr>
              <w:instrText xml:space="preserve"> PAGEREF _Toc164257255 \h </w:instrText>
            </w:r>
            <w:r w:rsidR="00881C08">
              <w:rPr>
                <w:noProof/>
                <w:webHidden/>
              </w:rPr>
            </w:r>
            <w:r w:rsidR="00881C08">
              <w:rPr>
                <w:noProof/>
                <w:webHidden/>
              </w:rPr>
              <w:fldChar w:fldCharType="separate"/>
            </w:r>
            <w:r w:rsidR="00881C08">
              <w:rPr>
                <w:noProof/>
                <w:webHidden/>
              </w:rPr>
              <w:t>24</w:t>
            </w:r>
            <w:r w:rsidR="00881C08">
              <w:rPr>
                <w:noProof/>
                <w:webHidden/>
              </w:rPr>
              <w:fldChar w:fldCharType="end"/>
            </w:r>
          </w:hyperlink>
        </w:p>
        <w:p w14:paraId="0A34064E" w14:textId="0DC25342" w:rsidR="00881C08" w:rsidRDefault="00000000">
          <w:pPr>
            <w:pStyle w:val="TOC2"/>
            <w:tabs>
              <w:tab w:val="right" w:leader="dot" w:pos="9350"/>
            </w:tabs>
            <w:rPr>
              <w:rFonts w:asciiTheme="minorHAnsi" w:eastAsiaTheme="minorEastAsia" w:hAnsiTheme="minorHAnsi"/>
              <w:noProof/>
            </w:rPr>
          </w:pPr>
          <w:hyperlink w:anchor="_Toc164257256" w:history="1">
            <w:r w:rsidR="00881C08" w:rsidRPr="000335EE">
              <w:rPr>
                <w:rStyle w:val="Hyperlink"/>
                <w:noProof/>
              </w:rPr>
              <w:t>Snake River Spring/Summer-run Chinook Salmon ESU</w:t>
            </w:r>
            <w:r w:rsidR="00881C08">
              <w:rPr>
                <w:noProof/>
                <w:webHidden/>
              </w:rPr>
              <w:tab/>
            </w:r>
            <w:r w:rsidR="00881C08">
              <w:rPr>
                <w:noProof/>
                <w:webHidden/>
              </w:rPr>
              <w:fldChar w:fldCharType="begin"/>
            </w:r>
            <w:r w:rsidR="00881C08">
              <w:rPr>
                <w:noProof/>
                <w:webHidden/>
              </w:rPr>
              <w:instrText xml:space="preserve"> PAGEREF _Toc164257256 \h </w:instrText>
            </w:r>
            <w:r w:rsidR="00881C08">
              <w:rPr>
                <w:noProof/>
                <w:webHidden/>
              </w:rPr>
            </w:r>
            <w:r w:rsidR="00881C08">
              <w:rPr>
                <w:noProof/>
                <w:webHidden/>
              </w:rPr>
              <w:fldChar w:fldCharType="separate"/>
            </w:r>
            <w:r w:rsidR="00881C08">
              <w:rPr>
                <w:noProof/>
                <w:webHidden/>
              </w:rPr>
              <w:t>25</w:t>
            </w:r>
            <w:r w:rsidR="00881C08">
              <w:rPr>
                <w:noProof/>
                <w:webHidden/>
              </w:rPr>
              <w:fldChar w:fldCharType="end"/>
            </w:r>
          </w:hyperlink>
        </w:p>
        <w:p w14:paraId="08E2A6DF" w14:textId="535EF69A" w:rsidR="00881C08" w:rsidRDefault="00000000">
          <w:pPr>
            <w:pStyle w:val="TOC3"/>
            <w:tabs>
              <w:tab w:val="right" w:leader="dot" w:pos="9350"/>
            </w:tabs>
            <w:rPr>
              <w:rFonts w:asciiTheme="minorHAnsi" w:eastAsiaTheme="minorEastAsia" w:hAnsiTheme="minorHAnsi"/>
              <w:noProof/>
            </w:rPr>
          </w:pPr>
          <w:hyperlink w:anchor="_Toc164257257" w:history="1">
            <w:r w:rsidR="00881C08" w:rsidRPr="000335EE">
              <w:rPr>
                <w:rStyle w:val="Hyperlink"/>
                <w:noProof/>
              </w:rPr>
              <w:t>Upper Salmon River MPG</w:t>
            </w:r>
            <w:r w:rsidR="00881C08">
              <w:rPr>
                <w:noProof/>
                <w:webHidden/>
              </w:rPr>
              <w:tab/>
            </w:r>
            <w:r w:rsidR="00881C08">
              <w:rPr>
                <w:noProof/>
                <w:webHidden/>
              </w:rPr>
              <w:fldChar w:fldCharType="begin"/>
            </w:r>
            <w:r w:rsidR="00881C08">
              <w:rPr>
                <w:noProof/>
                <w:webHidden/>
              </w:rPr>
              <w:instrText xml:space="preserve"> PAGEREF _Toc164257257 \h </w:instrText>
            </w:r>
            <w:r w:rsidR="00881C08">
              <w:rPr>
                <w:noProof/>
                <w:webHidden/>
              </w:rPr>
            </w:r>
            <w:r w:rsidR="00881C08">
              <w:rPr>
                <w:noProof/>
                <w:webHidden/>
              </w:rPr>
              <w:fldChar w:fldCharType="separate"/>
            </w:r>
            <w:r w:rsidR="00881C08">
              <w:rPr>
                <w:noProof/>
                <w:webHidden/>
              </w:rPr>
              <w:t>25</w:t>
            </w:r>
            <w:r w:rsidR="00881C08">
              <w:rPr>
                <w:noProof/>
                <w:webHidden/>
              </w:rPr>
              <w:fldChar w:fldCharType="end"/>
            </w:r>
          </w:hyperlink>
        </w:p>
        <w:p w14:paraId="7A2865E4" w14:textId="4968DDD9" w:rsidR="00881C08" w:rsidRDefault="00000000">
          <w:pPr>
            <w:pStyle w:val="TOC3"/>
            <w:tabs>
              <w:tab w:val="right" w:leader="dot" w:pos="9350"/>
            </w:tabs>
            <w:rPr>
              <w:rFonts w:asciiTheme="minorHAnsi" w:eastAsiaTheme="minorEastAsia" w:hAnsiTheme="minorHAnsi"/>
              <w:noProof/>
            </w:rPr>
          </w:pPr>
          <w:hyperlink w:anchor="_Toc164257258" w:history="1">
            <w:r w:rsidR="00881C08" w:rsidRPr="000335EE">
              <w:rPr>
                <w:rStyle w:val="Hyperlink"/>
                <w:noProof/>
              </w:rPr>
              <w:t>Middle Fork Salmon River MPG</w:t>
            </w:r>
            <w:r w:rsidR="00881C08">
              <w:rPr>
                <w:noProof/>
                <w:webHidden/>
              </w:rPr>
              <w:tab/>
            </w:r>
            <w:r w:rsidR="00881C08">
              <w:rPr>
                <w:noProof/>
                <w:webHidden/>
              </w:rPr>
              <w:fldChar w:fldCharType="begin"/>
            </w:r>
            <w:r w:rsidR="00881C08">
              <w:rPr>
                <w:noProof/>
                <w:webHidden/>
              </w:rPr>
              <w:instrText xml:space="preserve"> PAGEREF _Toc164257258 \h </w:instrText>
            </w:r>
            <w:r w:rsidR="00881C08">
              <w:rPr>
                <w:noProof/>
                <w:webHidden/>
              </w:rPr>
            </w:r>
            <w:r w:rsidR="00881C08">
              <w:rPr>
                <w:noProof/>
                <w:webHidden/>
              </w:rPr>
              <w:fldChar w:fldCharType="separate"/>
            </w:r>
            <w:r w:rsidR="00881C08">
              <w:rPr>
                <w:noProof/>
                <w:webHidden/>
              </w:rPr>
              <w:t>27</w:t>
            </w:r>
            <w:r w:rsidR="00881C08">
              <w:rPr>
                <w:noProof/>
                <w:webHidden/>
              </w:rPr>
              <w:fldChar w:fldCharType="end"/>
            </w:r>
          </w:hyperlink>
        </w:p>
        <w:p w14:paraId="7AD9D476" w14:textId="754D8887" w:rsidR="00881C08" w:rsidRDefault="00000000">
          <w:pPr>
            <w:pStyle w:val="TOC3"/>
            <w:tabs>
              <w:tab w:val="right" w:leader="dot" w:pos="9350"/>
            </w:tabs>
            <w:rPr>
              <w:rFonts w:asciiTheme="minorHAnsi" w:eastAsiaTheme="minorEastAsia" w:hAnsiTheme="minorHAnsi"/>
              <w:noProof/>
            </w:rPr>
          </w:pPr>
          <w:hyperlink w:anchor="_Toc164257259" w:history="1">
            <w:r w:rsidR="00881C08" w:rsidRPr="000335EE">
              <w:rPr>
                <w:rStyle w:val="Hyperlink"/>
                <w:noProof/>
              </w:rPr>
              <w:t>South Fork Salmon River MPG</w:t>
            </w:r>
            <w:r w:rsidR="00881C08">
              <w:rPr>
                <w:noProof/>
                <w:webHidden/>
              </w:rPr>
              <w:tab/>
            </w:r>
            <w:r w:rsidR="00881C08">
              <w:rPr>
                <w:noProof/>
                <w:webHidden/>
              </w:rPr>
              <w:fldChar w:fldCharType="begin"/>
            </w:r>
            <w:r w:rsidR="00881C08">
              <w:rPr>
                <w:noProof/>
                <w:webHidden/>
              </w:rPr>
              <w:instrText xml:space="preserve"> PAGEREF _Toc164257259 \h </w:instrText>
            </w:r>
            <w:r w:rsidR="00881C08">
              <w:rPr>
                <w:noProof/>
                <w:webHidden/>
              </w:rPr>
            </w:r>
            <w:r w:rsidR="00881C08">
              <w:rPr>
                <w:noProof/>
                <w:webHidden/>
              </w:rPr>
              <w:fldChar w:fldCharType="separate"/>
            </w:r>
            <w:r w:rsidR="00881C08">
              <w:rPr>
                <w:noProof/>
                <w:webHidden/>
              </w:rPr>
              <w:t>29</w:t>
            </w:r>
            <w:r w:rsidR="00881C08">
              <w:rPr>
                <w:noProof/>
                <w:webHidden/>
              </w:rPr>
              <w:fldChar w:fldCharType="end"/>
            </w:r>
          </w:hyperlink>
        </w:p>
        <w:p w14:paraId="11B89DCB" w14:textId="376CBF33" w:rsidR="00881C08" w:rsidRDefault="00000000">
          <w:pPr>
            <w:pStyle w:val="TOC3"/>
            <w:tabs>
              <w:tab w:val="right" w:leader="dot" w:pos="9350"/>
            </w:tabs>
            <w:rPr>
              <w:rFonts w:asciiTheme="minorHAnsi" w:eastAsiaTheme="minorEastAsia" w:hAnsiTheme="minorHAnsi"/>
              <w:noProof/>
            </w:rPr>
          </w:pPr>
          <w:hyperlink w:anchor="_Toc164257260" w:history="1">
            <w:r w:rsidR="00881C08" w:rsidRPr="000335EE">
              <w:rPr>
                <w:rStyle w:val="Hyperlink"/>
                <w:noProof/>
                <w:lang w:val="fr-FR"/>
              </w:rPr>
              <w:t>Grande Ronde / Imnaha River MPG</w:t>
            </w:r>
            <w:r w:rsidR="00881C08">
              <w:rPr>
                <w:noProof/>
                <w:webHidden/>
              </w:rPr>
              <w:tab/>
            </w:r>
            <w:r w:rsidR="00881C08">
              <w:rPr>
                <w:noProof/>
                <w:webHidden/>
              </w:rPr>
              <w:fldChar w:fldCharType="begin"/>
            </w:r>
            <w:r w:rsidR="00881C08">
              <w:rPr>
                <w:noProof/>
                <w:webHidden/>
              </w:rPr>
              <w:instrText xml:space="preserve"> PAGEREF _Toc164257260 \h </w:instrText>
            </w:r>
            <w:r w:rsidR="00881C08">
              <w:rPr>
                <w:noProof/>
                <w:webHidden/>
              </w:rPr>
            </w:r>
            <w:r w:rsidR="00881C08">
              <w:rPr>
                <w:noProof/>
                <w:webHidden/>
              </w:rPr>
              <w:fldChar w:fldCharType="separate"/>
            </w:r>
            <w:r w:rsidR="00881C08">
              <w:rPr>
                <w:noProof/>
                <w:webHidden/>
              </w:rPr>
              <w:t>30</w:t>
            </w:r>
            <w:r w:rsidR="00881C08">
              <w:rPr>
                <w:noProof/>
                <w:webHidden/>
              </w:rPr>
              <w:fldChar w:fldCharType="end"/>
            </w:r>
          </w:hyperlink>
        </w:p>
        <w:p w14:paraId="728A3003" w14:textId="48538FA3" w:rsidR="00881C08" w:rsidRDefault="00000000">
          <w:pPr>
            <w:pStyle w:val="TOC3"/>
            <w:tabs>
              <w:tab w:val="right" w:leader="dot" w:pos="9350"/>
            </w:tabs>
            <w:rPr>
              <w:rFonts w:asciiTheme="minorHAnsi" w:eastAsiaTheme="minorEastAsia" w:hAnsiTheme="minorHAnsi"/>
              <w:noProof/>
            </w:rPr>
          </w:pPr>
          <w:hyperlink w:anchor="_Toc164257261" w:history="1">
            <w:r w:rsidR="00881C08" w:rsidRPr="000335EE">
              <w:rPr>
                <w:rStyle w:val="Hyperlink"/>
                <w:noProof/>
              </w:rPr>
              <w:t>Lower Snake River MPG</w:t>
            </w:r>
            <w:r w:rsidR="00881C08">
              <w:rPr>
                <w:noProof/>
                <w:webHidden/>
              </w:rPr>
              <w:tab/>
            </w:r>
            <w:r w:rsidR="00881C08">
              <w:rPr>
                <w:noProof/>
                <w:webHidden/>
              </w:rPr>
              <w:fldChar w:fldCharType="begin"/>
            </w:r>
            <w:r w:rsidR="00881C08">
              <w:rPr>
                <w:noProof/>
                <w:webHidden/>
              </w:rPr>
              <w:instrText xml:space="preserve"> PAGEREF _Toc164257261 \h </w:instrText>
            </w:r>
            <w:r w:rsidR="00881C08">
              <w:rPr>
                <w:noProof/>
                <w:webHidden/>
              </w:rPr>
            </w:r>
            <w:r w:rsidR="00881C08">
              <w:rPr>
                <w:noProof/>
                <w:webHidden/>
              </w:rPr>
              <w:fldChar w:fldCharType="separate"/>
            </w:r>
            <w:r w:rsidR="00881C08">
              <w:rPr>
                <w:noProof/>
                <w:webHidden/>
              </w:rPr>
              <w:t>32</w:t>
            </w:r>
            <w:r w:rsidR="00881C08">
              <w:rPr>
                <w:noProof/>
                <w:webHidden/>
              </w:rPr>
              <w:fldChar w:fldCharType="end"/>
            </w:r>
          </w:hyperlink>
        </w:p>
        <w:p w14:paraId="3A60D6EE" w14:textId="406104AA" w:rsidR="00881C08" w:rsidRDefault="00000000">
          <w:pPr>
            <w:pStyle w:val="TOC1"/>
            <w:rPr>
              <w:rFonts w:asciiTheme="minorHAnsi" w:eastAsiaTheme="minorEastAsia" w:hAnsiTheme="minorHAnsi"/>
              <w:noProof/>
            </w:rPr>
          </w:pPr>
          <w:hyperlink w:anchor="_Toc164257262" w:history="1">
            <w:r w:rsidR="00881C08" w:rsidRPr="000335EE">
              <w:rPr>
                <w:rStyle w:val="Hyperlink"/>
                <w:noProof/>
              </w:rPr>
              <w:t>APPENDIX B. Recovery Scenarios for Snake River Populations</w:t>
            </w:r>
            <w:r w:rsidR="00881C08">
              <w:rPr>
                <w:noProof/>
                <w:webHidden/>
              </w:rPr>
              <w:tab/>
            </w:r>
            <w:r w:rsidR="00881C08">
              <w:rPr>
                <w:noProof/>
                <w:webHidden/>
              </w:rPr>
              <w:fldChar w:fldCharType="begin"/>
            </w:r>
            <w:r w:rsidR="00881C08">
              <w:rPr>
                <w:noProof/>
                <w:webHidden/>
              </w:rPr>
              <w:instrText xml:space="preserve"> PAGEREF _Toc164257262 \h </w:instrText>
            </w:r>
            <w:r w:rsidR="00881C08">
              <w:rPr>
                <w:noProof/>
                <w:webHidden/>
              </w:rPr>
            </w:r>
            <w:r w:rsidR="00881C08">
              <w:rPr>
                <w:noProof/>
                <w:webHidden/>
              </w:rPr>
              <w:fldChar w:fldCharType="separate"/>
            </w:r>
            <w:r w:rsidR="00881C08">
              <w:rPr>
                <w:noProof/>
                <w:webHidden/>
              </w:rPr>
              <w:t>33</w:t>
            </w:r>
            <w:r w:rsidR="00881C08">
              <w:rPr>
                <w:noProof/>
                <w:webHidden/>
              </w:rPr>
              <w:fldChar w:fldCharType="end"/>
            </w:r>
          </w:hyperlink>
        </w:p>
        <w:p w14:paraId="30223B68" w14:textId="144EDBF0" w:rsidR="00881C08" w:rsidRDefault="00000000">
          <w:pPr>
            <w:pStyle w:val="TOC1"/>
            <w:rPr>
              <w:rFonts w:asciiTheme="minorHAnsi" w:eastAsiaTheme="minorEastAsia" w:hAnsiTheme="minorHAnsi"/>
              <w:noProof/>
            </w:rPr>
          </w:pPr>
          <w:hyperlink w:anchor="_Toc164257263" w:history="1">
            <w:r w:rsidR="00881C08" w:rsidRPr="000335EE">
              <w:rPr>
                <w:rStyle w:val="Hyperlink"/>
                <w:noProof/>
              </w:rPr>
              <w:t>APPENDIX C. Coefficients of Variation for IPTDS-Based Abundance Estimates</w:t>
            </w:r>
            <w:r w:rsidR="00881C08">
              <w:rPr>
                <w:noProof/>
                <w:webHidden/>
              </w:rPr>
              <w:tab/>
            </w:r>
            <w:r w:rsidR="00881C08">
              <w:rPr>
                <w:noProof/>
                <w:webHidden/>
              </w:rPr>
              <w:fldChar w:fldCharType="begin"/>
            </w:r>
            <w:r w:rsidR="00881C08">
              <w:rPr>
                <w:noProof/>
                <w:webHidden/>
              </w:rPr>
              <w:instrText xml:space="preserve"> PAGEREF _Toc164257263 \h </w:instrText>
            </w:r>
            <w:r w:rsidR="00881C08">
              <w:rPr>
                <w:noProof/>
                <w:webHidden/>
              </w:rPr>
            </w:r>
            <w:r w:rsidR="00881C08">
              <w:rPr>
                <w:noProof/>
                <w:webHidden/>
              </w:rPr>
              <w:fldChar w:fldCharType="separate"/>
            </w:r>
            <w:r w:rsidR="00881C08">
              <w:rPr>
                <w:noProof/>
                <w:webHidden/>
              </w:rPr>
              <w:t>39</w:t>
            </w:r>
            <w:r w:rsidR="00881C08">
              <w:rPr>
                <w:noProof/>
                <w:webHidden/>
              </w:rPr>
              <w:fldChar w:fldCharType="end"/>
            </w:r>
          </w:hyperlink>
        </w:p>
        <w:p w14:paraId="42FCE074" w14:textId="2C4DE18B" w:rsidR="00692306" w:rsidRDefault="00692306">
          <w:r>
            <w:rPr>
              <w:b/>
              <w:bCs/>
              <w:noProof/>
            </w:rPr>
            <w:fldChar w:fldCharType="end"/>
          </w:r>
        </w:p>
      </w:sdtContent>
    </w:sdt>
    <w:p w14:paraId="7BBAED45" w14:textId="77777777" w:rsidR="003E564D" w:rsidRDefault="003E564D">
      <w:pPr>
        <w:rPr>
          <w:b/>
          <w:bCs/>
        </w:rPr>
      </w:pPr>
      <w:r>
        <w:rPr>
          <w:b/>
          <w:bCs/>
        </w:rPr>
        <w:br w:type="page"/>
      </w:r>
    </w:p>
    <w:p w14:paraId="310321FC" w14:textId="189A8A5E" w:rsidR="007664E3" w:rsidRDefault="007664E3">
      <w:pPr>
        <w:rPr>
          <w:b/>
          <w:bCs/>
        </w:rPr>
      </w:pPr>
      <w:r w:rsidRPr="007664E3">
        <w:rPr>
          <w:b/>
          <w:bCs/>
        </w:rPr>
        <w:lastRenderedPageBreak/>
        <w:t>Suggested Citation:</w:t>
      </w:r>
    </w:p>
    <w:p w14:paraId="110302FC" w14:textId="0FF16D3C" w:rsidR="00111303" w:rsidRDefault="00C3017F" w:rsidP="00227ACE">
      <w:pPr>
        <w:ind w:left="360" w:hanging="360"/>
        <w:jc w:val="both"/>
      </w:pPr>
      <w:r>
        <w:t>Snake River Instream PIT-tag Detection Systems Prioritization Workgroup (SR IPTDS PW). 202</w:t>
      </w:r>
      <w:r w:rsidR="00F40221">
        <w:t>4</w:t>
      </w:r>
      <w:r>
        <w:t xml:space="preserve">. Prioritization of </w:t>
      </w:r>
      <w:r w:rsidR="00227ACE">
        <w:t>Instream PIT Tag Detection Systems for Requisite Monitoring of Steelhead and Spring-Summer Chinook Salmon Adult Abundance and Life History, Snake River Basin</w:t>
      </w:r>
      <w:r w:rsidR="009B43BF">
        <w:t>. BPA Project # 2010-057-00.</w:t>
      </w:r>
    </w:p>
    <w:p w14:paraId="1C87C308" w14:textId="77777777" w:rsidR="00227ACE" w:rsidRDefault="00227ACE" w:rsidP="00C3017F">
      <w:pPr>
        <w:ind w:left="360" w:hanging="360"/>
      </w:pPr>
    </w:p>
    <w:p w14:paraId="1D54105B" w14:textId="77777777" w:rsidR="00227ACE" w:rsidRDefault="00227ACE" w:rsidP="00C3017F">
      <w:pPr>
        <w:ind w:left="360" w:hanging="360"/>
      </w:pPr>
    </w:p>
    <w:p w14:paraId="6C04C0FC" w14:textId="7A7B73D4" w:rsidR="00227ACE" w:rsidRDefault="00227ACE" w:rsidP="00C3017F">
      <w:pPr>
        <w:ind w:left="360" w:hanging="360"/>
        <w:sectPr w:rsidR="00227ACE" w:rsidSect="00111303">
          <w:footerReference w:type="default" r:id="rId13"/>
          <w:pgSz w:w="12240" w:h="15840"/>
          <w:pgMar w:top="1440" w:right="1440" w:bottom="1440" w:left="1440" w:header="720" w:footer="720" w:gutter="0"/>
          <w:pgNumType w:fmt="lowerRoman" w:start="1"/>
          <w:cols w:space="720"/>
          <w:docGrid w:linePitch="360"/>
        </w:sectPr>
      </w:pPr>
    </w:p>
    <w:p w14:paraId="3B3B25EB" w14:textId="66336F7A" w:rsidR="00F97286" w:rsidRDefault="00F97286" w:rsidP="003627F5">
      <w:pPr>
        <w:pStyle w:val="Heading1"/>
      </w:pPr>
      <w:bookmarkStart w:id="0" w:name="_Toc164257233"/>
      <w:r>
        <w:lastRenderedPageBreak/>
        <w:t>BACKGROUND</w:t>
      </w:r>
      <w:bookmarkEnd w:id="0"/>
    </w:p>
    <w:p w14:paraId="65272AE3" w14:textId="01E39073" w:rsidR="00227ACE" w:rsidRDefault="00F40221" w:rsidP="001F0EB0">
      <w:pPr>
        <w:jc w:val="both"/>
        <w:rPr>
          <w:rFonts w:cs="Times New Roman"/>
        </w:rPr>
      </w:pPr>
      <w:r>
        <w:rPr>
          <w:rFonts w:cs="Times New Roman"/>
        </w:rPr>
        <w:t>Numerous Instream PIT Tag Detection Systems (IPTDS) have been installed throughout the Snake, upper Columbia, and John Day River basins to support habitat action effectiveness and status and trends monitoring initiatives developed under the Integrated Status and Effectiveness Monitoring Project (ISEMP: BPA project number 2013-007-00). However, when ISEMP was largely defunded in 2017, comanagers</w:t>
      </w:r>
      <w:r w:rsidR="00676EE1">
        <w:rPr>
          <w:rFonts w:cs="Times New Roman"/>
        </w:rPr>
        <w:t xml:space="preserve"> identified a subset of IPTDS for which continued operation was of high priority, including in the Snake River basin. </w:t>
      </w:r>
      <w:r w:rsidR="00227ACE">
        <w:rPr>
          <w:rFonts w:cs="Times New Roman"/>
        </w:rPr>
        <w:t xml:space="preserve">Thus, the Integrated IPTDS Operations and Maintenance (O&amp;M) project (BPA project number 2018-002-00) was created to assume O&amp;M responsibilities for a subset of these recommended IPTDS sites. </w:t>
      </w:r>
      <w:r w:rsidR="00DD1008">
        <w:rPr>
          <w:rFonts w:cs="Times New Roman"/>
        </w:rPr>
        <w:t>Related, i</w:t>
      </w:r>
      <w:r w:rsidR="00227ACE">
        <w:rPr>
          <w:rFonts w:cs="Times New Roman"/>
        </w:rPr>
        <w:t>t has not always been clear which IPTDS (i.e., which management, monitoring, or research objectives) should be prioritized and managed under the ITPDS O&amp;M project. Since 2017, numerous additional IPTDS systems have been installed, and more are planned, and thus, a process of updating prioritization and direction for the IPTDS O&amp;M project is warranted.</w:t>
      </w:r>
      <w:r w:rsidR="00DD1008">
        <w:rPr>
          <w:rFonts w:cs="Times New Roman"/>
        </w:rPr>
        <w:t xml:space="preserve"> Therefore, a group of representatives from the fisheries comanagers in the Snake River basin was convened to address this issue within the basin.</w:t>
      </w:r>
    </w:p>
    <w:p w14:paraId="199E477E" w14:textId="5C7F6DEF" w:rsidR="00485899" w:rsidRPr="00485899" w:rsidRDefault="00485899" w:rsidP="003627F5">
      <w:pPr>
        <w:pStyle w:val="Heading2"/>
      </w:pPr>
      <w:bookmarkStart w:id="1" w:name="_Toc164257234"/>
      <w:r>
        <w:t>Objectives</w:t>
      </w:r>
      <w:bookmarkEnd w:id="1"/>
    </w:p>
    <w:p w14:paraId="302505B1" w14:textId="1057FC75" w:rsidR="00676EE1" w:rsidRDefault="00676EE1" w:rsidP="00CC1DC7">
      <w:pPr>
        <w:jc w:val="both"/>
      </w:pPr>
      <w:r>
        <w:t>Our goal is to provide clarity on research, monitoring, and evaluation (RM&amp;E) objectives and to provide recommendations on the</w:t>
      </w:r>
      <w:r w:rsidR="00DD1008">
        <w:t xml:space="preserve"> direction and application of</w:t>
      </w:r>
      <w:r>
        <w:t xml:space="preserve"> continued funding of</w:t>
      </w:r>
      <w:r w:rsidR="00DD1008">
        <w:t xml:space="preserve"> the IPTDS O&amp;M project</w:t>
      </w:r>
      <w:r>
        <w:t xml:space="preserve"> throughout the Snake River basin, to be continued under Bonneville Power Administration (BPA) project number 2018-002-00</w:t>
      </w:r>
      <w:r w:rsidR="003E564D">
        <w:t xml:space="preserve"> (Project)</w:t>
      </w:r>
      <w:r w:rsidR="00DD1008">
        <w:t>.</w:t>
      </w:r>
      <w:r>
        <w:t xml:space="preserve"> </w:t>
      </w:r>
      <w:r w:rsidR="001F0EB0">
        <w:t>Here, the primary goal for prioritization and selection of IPTDS is to obtain</w:t>
      </w:r>
      <w:r w:rsidR="00DD1008">
        <w:t xml:space="preserve"> </w:t>
      </w:r>
      <w:r w:rsidR="001032D3">
        <w:t>requisite</w:t>
      </w:r>
      <w:r w:rsidR="001F0EB0">
        <w:t xml:space="preserve"> status and trends information for</w:t>
      </w:r>
      <w:r w:rsidR="003E564D">
        <w:t xml:space="preserve"> summer-run steelhead and</w:t>
      </w:r>
      <w:r w:rsidR="001F0EB0">
        <w:t xml:space="preserve"> spring/summer run Chinook salmon populations in the basin, including high-precision monitoring in at least one population per major population group (MPG) following the recommendations of the Anadromous Salmonid Monitoring Strategy (ASMS; CBCAMW 2010). We recognize the importance that all individual IPTDS have and their </w:t>
      </w:r>
      <w:r w:rsidR="00DD1008">
        <w:t>individual objectives</w:t>
      </w:r>
      <w:r w:rsidR="001F0EB0">
        <w:t xml:space="preserve"> to answer specific fish monitoring and research questions. However, </w:t>
      </w:r>
      <w:r w:rsidR="00DD1008">
        <w:t>it was the objective of this workgroup to develop</w:t>
      </w:r>
      <w:r w:rsidR="001F0EB0">
        <w:t xml:space="preserve"> a prioritization process to</w:t>
      </w:r>
      <w:r w:rsidR="00DD1008">
        <w:t xml:space="preserve"> ensure adequate IPTDS throughout the Snake River basin</w:t>
      </w:r>
      <w:r w:rsidR="001F0EB0">
        <w:t xml:space="preserve"> required to obtain</w:t>
      </w:r>
      <w:r w:rsidR="00EE53F2">
        <w:t xml:space="preserve"> </w:t>
      </w:r>
      <w:r w:rsidR="00EE53F2" w:rsidRPr="00EE53F2">
        <w:rPr>
          <w:u w:val="single"/>
        </w:rPr>
        <w:t>adult</w:t>
      </w:r>
      <w:r w:rsidR="007719C4">
        <w:t xml:space="preserve"> </w:t>
      </w:r>
      <w:r w:rsidR="001F0EB0">
        <w:t xml:space="preserve">abundance and life history high-level </w:t>
      </w:r>
      <w:r w:rsidR="001F0EB0" w:rsidRPr="001F0EB0">
        <w:t>indicators</w:t>
      </w:r>
      <w:r w:rsidR="001F0EB0" w:rsidRPr="001F0EB0">
        <w:rPr>
          <w:rStyle w:val="FootnoteReference"/>
          <w:rFonts w:cs="Times New Roman"/>
          <w:kern w:val="0"/>
          <w14:ligatures w14:val="none"/>
        </w:rPr>
        <w:footnoteReference w:id="1"/>
      </w:r>
      <w:r w:rsidR="001F0EB0" w:rsidRPr="001F0EB0">
        <w:t xml:space="preserve"> (HLI</w:t>
      </w:r>
      <w:r w:rsidR="001F0EB0">
        <w:t>; PNAMP 2009), and to recommend them for continued or improved O&amp;M through project 2018-002-00. Ultimately, our aim is to provide a transparent framework to identify the following recommendations and/or outcomes for IPTDS</w:t>
      </w:r>
      <w:r w:rsidR="00DD1008">
        <w:t xml:space="preserve"> now and into the future</w:t>
      </w:r>
      <w:r w:rsidR="00300004">
        <w:t>:</w:t>
      </w:r>
    </w:p>
    <w:p w14:paraId="3B287803" w14:textId="0AD58545" w:rsidR="00C054E0" w:rsidRDefault="00C054E0" w:rsidP="00BF7E5F">
      <w:pPr>
        <w:pStyle w:val="ListParagraph"/>
        <w:numPr>
          <w:ilvl w:val="0"/>
          <w:numId w:val="13"/>
        </w:numPr>
        <w:jc w:val="both"/>
      </w:pPr>
      <w:r>
        <w:t>Continued</w:t>
      </w:r>
      <w:r w:rsidR="006D0294">
        <w:t>, and potentially increased,</w:t>
      </w:r>
      <w:r>
        <w:t xml:space="preserve"> funding of O&amp;M for IPTDS currently managed under the </w:t>
      </w:r>
      <w:r w:rsidR="003E564D">
        <w:t>P</w:t>
      </w:r>
      <w:r>
        <w:t>roject,</w:t>
      </w:r>
    </w:p>
    <w:p w14:paraId="5166FBC6" w14:textId="75600414" w:rsidR="00C054E0" w:rsidRDefault="006D0294" w:rsidP="00BF7E5F">
      <w:pPr>
        <w:pStyle w:val="ListParagraph"/>
        <w:numPr>
          <w:ilvl w:val="0"/>
          <w:numId w:val="13"/>
        </w:numPr>
        <w:jc w:val="both"/>
      </w:pPr>
      <w:r>
        <w:t>Recommendations for t</w:t>
      </w:r>
      <w:r w:rsidR="00C054E0">
        <w:t>ransferring existing sites</w:t>
      </w:r>
      <w:r>
        <w:t>, not funded under the project,</w:t>
      </w:r>
      <w:r w:rsidR="00C054E0">
        <w:t xml:space="preserve"> to the IPTDS O&amp;M Project whose operation support Project objectives,</w:t>
      </w:r>
    </w:p>
    <w:p w14:paraId="602B53D0" w14:textId="787394C5" w:rsidR="00C054E0" w:rsidRDefault="006D0294" w:rsidP="00BF7E5F">
      <w:pPr>
        <w:pStyle w:val="ListParagraph"/>
        <w:numPr>
          <w:ilvl w:val="0"/>
          <w:numId w:val="13"/>
        </w:numPr>
        <w:jc w:val="both"/>
      </w:pPr>
      <w:r>
        <w:t>Review of existing site locations to ensure adequate</w:t>
      </w:r>
      <w:r w:rsidR="00C054E0">
        <w:t xml:space="preserve"> ICTRT</w:t>
      </w:r>
      <w:r w:rsidR="00EE53F2">
        <w:t xml:space="preserve"> </w:t>
      </w:r>
      <w:r w:rsidR="00C054E0">
        <w:t>population monitoring,</w:t>
      </w:r>
    </w:p>
    <w:p w14:paraId="7ADA3AE3" w14:textId="01F9037D" w:rsidR="00C054E0" w:rsidRDefault="006D0294" w:rsidP="00BF7E5F">
      <w:pPr>
        <w:pStyle w:val="ListParagraph"/>
        <w:numPr>
          <w:ilvl w:val="0"/>
          <w:numId w:val="13"/>
        </w:numPr>
        <w:jc w:val="both"/>
      </w:pPr>
      <w:r>
        <w:t>Recommend additional</w:t>
      </w:r>
      <w:r w:rsidR="00C054E0">
        <w:t xml:space="preserve"> IPTDS to address data gaps or to increase cost-savings,</w:t>
      </w:r>
    </w:p>
    <w:p w14:paraId="141944C9" w14:textId="5DDE15A3" w:rsidR="00C054E0" w:rsidRDefault="00C054E0" w:rsidP="00BF7E5F">
      <w:pPr>
        <w:pStyle w:val="ListParagraph"/>
        <w:numPr>
          <w:ilvl w:val="0"/>
          <w:numId w:val="13"/>
        </w:numPr>
        <w:jc w:val="both"/>
      </w:pPr>
      <w:r>
        <w:t>Upgrades</w:t>
      </w:r>
      <w:r w:rsidR="00EE53F2">
        <w:t xml:space="preserve"> or modifications</w:t>
      </w:r>
      <w:r>
        <w:t xml:space="preserve"> to existing sites to improve site reliability or detection probabilities,</w:t>
      </w:r>
    </w:p>
    <w:p w14:paraId="1C084761" w14:textId="058AF6F0" w:rsidR="00C054E0" w:rsidRDefault="006D0294" w:rsidP="00BF7E5F">
      <w:pPr>
        <w:pStyle w:val="ListParagraph"/>
        <w:numPr>
          <w:ilvl w:val="0"/>
          <w:numId w:val="13"/>
        </w:numPr>
        <w:jc w:val="both"/>
      </w:pPr>
      <w:r>
        <w:t>Recommendations for d</w:t>
      </w:r>
      <w:r w:rsidR="00C054E0">
        <w:t>ecommissioning</w:t>
      </w:r>
      <w:r>
        <w:t>,</w:t>
      </w:r>
      <w:r w:rsidR="00C054E0">
        <w:t xml:space="preserve"> removal of sites</w:t>
      </w:r>
      <w:r w:rsidR="00BF7E5F">
        <w:t>,</w:t>
      </w:r>
      <w:r w:rsidR="00C054E0">
        <w:t xml:space="preserve"> or</w:t>
      </w:r>
      <w:r w:rsidR="00BF7E5F">
        <w:t xml:space="preserve"> alternatively, </w:t>
      </w:r>
      <w:r>
        <w:t xml:space="preserve">transferring </w:t>
      </w:r>
      <w:r w:rsidR="00BF7E5F">
        <w:t>sites</w:t>
      </w:r>
      <w:r>
        <w:t xml:space="preserve"> not required for </w:t>
      </w:r>
      <w:r w:rsidR="00EE53F2">
        <w:t xml:space="preserve">adult </w:t>
      </w:r>
      <w:r>
        <w:t>status and trends population monitoring to other projects whose objectives they support.</w:t>
      </w:r>
    </w:p>
    <w:p w14:paraId="2FF75CDF" w14:textId="6126A909" w:rsidR="00EE53F2" w:rsidRDefault="00EE53F2" w:rsidP="00991C7A">
      <w:pPr>
        <w:jc w:val="both"/>
      </w:pPr>
      <w:r>
        <w:t xml:space="preserve">An intended outcome of this process is to create efficiencies in the O&amp;M of IPTDS while also addressing requisite population monitoring for adult status and trends evaluations. Although recommendations of the </w:t>
      </w:r>
      <w:r>
        <w:lastRenderedPageBreak/>
        <w:t>workgroup could result in a change in the number of IPTDS operated and/or maintained under the Project, the goal is that overall changes to IPTDS infrastructure and O&amp;M across the landscape remains budget-neutral across a portfolio of projects due to efficiencies in streamlining O&amp;M under the Project</w:t>
      </w:r>
      <w:r>
        <w:t>.</w:t>
      </w:r>
      <w:commentRangeStart w:id="2"/>
      <w:commentRangeStart w:id="3"/>
      <w:commentRangeEnd w:id="2"/>
      <w:r>
        <w:rPr>
          <w:rStyle w:val="CommentReference"/>
        </w:rPr>
        <w:commentReference w:id="2"/>
      </w:r>
      <w:commentRangeEnd w:id="3"/>
      <w:r>
        <w:rPr>
          <w:rStyle w:val="CommentReference"/>
        </w:rPr>
        <w:commentReference w:id="3"/>
      </w:r>
    </w:p>
    <w:p w14:paraId="023F0B4D" w14:textId="7BCD8508" w:rsidR="00D85DD4" w:rsidRDefault="00D85DD4" w:rsidP="00CC1DC7">
      <w:pPr>
        <w:pStyle w:val="Heading1"/>
        <w:jc w:val="both"/>
      </w:pPr>
      <w:bookmarkStart w:id="4" w:name="_Toc164257235"/>
      <w:r>
        <w:t>GENERAL APPROACH</w:t>
      </w:r>
      <w:bookmarkEnd w:id="4"/>
    </w:p>
    <w:p w14:paraId="127D5F94" w14:textId="4DB83BE3" w:rsidR="008E6BA7" w:rsidRDefault="008E6BA7" w:rsidP="00CC1DC7">
      <w:pPr>
        <w:jc w:val="both"/>
        <w:rPr>
          <w:rFonts w:cs="Times New Roman"/>
        </w:rPr>
      </w:pPr>
      <w:r>
        <w:rPr>
          <w:rFonts w:cs="Times New Roman"/>
        </w:rPr>
        <w:t xml:space="preserve">Four general parameters form the key to evaluating a population’s viability status: abundance, productivity, spatial structure, and diversity (McElhany et al. 2000). The ASMS recommends the following general guidelines, </w:t>
      </w:r>
      <w:r w:rsidRPr="00FC56E6">
        <w:rPr>
          <w:rFonts w:cs="Times New Roman"/>
          <w:i/>
          <w:iCs/>
        </w:rPr>
        <w:t>among others</w:t>
      </w:r>
      <w:r>
        <w:rPr>
          <w:rFonts w:cs="Times New Roman"/>
        </w:rPr>
        <w:t>, to assess these Viable Salmonid Population (VSP) criteria (CBCAMW 2010):</w:t>
      </w:r>
    </w:p>
    <w:p w14:paraId="7FBB4A52" w14:textId="1DBE13B9" w:rsidR="008E6BA7" w:rsidRDefault="008E6BA7" w:rsidP="00CC1DC7">
      <w:pPr>
        <w:pStyle w:val="Heading2"/>
        <w:jc w:val="both"/>
        <w:rPr>
          <w:rFonts w:cs="Times New Roman"/>
        </w:rPr>
      </w:pPr>
      <w:bookmarkStart w:id="5" w:name="_Toc164257236"/>
      <w:r>
        <w:t>Abundance</w:t>
      </w:r>
      <w:bookmarkEnd w:id="5"/>
    </w:p>
    <w:p w14:paraId="11261D6F" w14:textId="77777777" w:rsidR="008E6BA7" w:rsidRDefault="008E6BA7" w:rsidP="00CC1DC7">
      <w:pPr>
        <w:pStyle w:val="ListParagraph"/>
        <w:numPr>
          <w:ilvl w:val="0"/>
          <w:numId w:val="4"/>
        </w:numPr>
        <w:jc w:val="both"/>
        <w:rPr>
          <w:rFonts w:cs="Times New Roman"/>
        </w:rPr>
      </w:pPr>
      <w:r>
        <w:rPr>
          <w:rFonts w:cs="Times New Roman"/>
        </w:rPr>
        <w:t xml:space="preserve">Annual adult status and trend data should be collected at high intensity monitoring (precision) for </w:t>
      </w:r>
      <w:r>
        <w:rPr>
          <w:rFonts w:cs="Times New Roman"/>
          <w:i/>
          <w:iCs/>
        </w:rPr>
        <w:t xml:space="preserve">at least </w:t>
      </w:r>
      <w:r>
        <w:rPr>
          <w:rFonts w:cs="Times New Roman"/>
        </w:rPr>
        <w:t>one population per life history type (spring versus summer run) per MPG. This adult monitoring should be invested in populations with high intensity juvenile and smolt abundance monitoring.</w:t>
      </w:r>
    </w:p>
    <w:p w14:paraId="67CC701F" w14:textId="77777777" w:rsidR="008E6BA7" w:rsidRDefault="008E6BA7" w:rsidP="00CC1DC7">
      <w:pPr>
        <w:pStyle w:val="ListParagraph"/>
        <w:numPr>
          <w:ilvl w:val="0"/>
          <w:numId w:val="4"/>
        </w:numPr>
        <w:jc w:val="both"/>
        <w:rPr>
          <w:rFonts w:cs="Times New Roman"/>
        </w:rPr>
      </w:pPr>
      <w:r>
        <w:rPr>
          <w:rFonts w:cs="Times New Roman"/>
        </w:rPr>
        <w:t>Annual adult status and trend data should be collected at lower intensity monitoring for every population within an MPG.</w:t>
      </w:r>
    </w:p>
    <w:p w14:paraId="0FC98D7D" w14:textId="1D414BFE" w:rsidR="008E6BA7" w:rsidRPr="008E6BA7" w:rsidRDefault="008E6BA7" w:rsidP="00CC1DC7">
      <w:pPr>
        <w:pStyle w:val="ListParagraph"/>
        <w:numPr>
          <w:ilvl w:val="0"/>
          <w:numId w:val="4"/>
        </w:numPr>
        <w:jc w:val="both"/>
        <w:rPr>
          <w:rFonts w:cs="Times New Roman"/>
        </w:rPr>
      </w:pPr>
      <w:r>
        <w:rPr>
          <w:rFonts w:cs="Times New Roman"/>
        </w:rPr>
        <w:t>Adult monitoring should report abundance and precision (confidence intervals</w:t>
      </w:r>
      <w:r w:rsidR="00D4194A">
        <w:rPr>
          <w:rFonts w:cs="Times New Roman"/>
        </w:rPr>
        <w:t xml:space="preserve"> [CI’s]</w:t>
      </w:r>
      <w:r>
        <w:rPr>
          <w:rFonts w:cs="Times New Roman"/>
        </w:rPr>
        <w:t>) on a yearly basis in a manner that will allow abundance (and certainty levels) to be aggregated at larger spatial scales (e.g., MPG or ESU/DPS).</w:t>
      </w:r>
    </w:p>
    <w:p w14:paraId="077F0DDF" w14:textId="3D72FF09" w:rsidR="00110D73" w:rsidRPr="00110D73" w:rsidRDefault="00110D73" w:rsidP="00CC1DC7">
      <w:pPr>
        <w:pStyle w:val="Heading2"/>
        <w:jc w:val="both"/>
      </w:pPr>
      <w:bookmarkStart w:id="6" w:name="_Toc164257237"/>
      <w:r>
        <w:t>Productivity</w:t>
      </w:r>
      <w:bookmarkEnd w:id="6"/>
    </w:p>
    <w:p w14:paraId="03E39DE5" w14:textId="39E5EA82" w:rsidR="00110D73" w:rsidRDefault="00110D73" w:rsidP="00CC1DC7">
      <w:pPr>
        <w:pStyle w:val="ListParagraph"/>
        <w:numPr>
          <w:ilvl w:val="0"/>
          <w:numId w:val="5"/>
        </w:numPr>
        <w:jc w:val="both"/>
        <w:rPr>
          <w:rFonts w:cs="Times New Roman"/>
        </w:rPr>
      </w:pPr>
      <w:r>
        <w:rPr>
          <w:rFonts w:cs="Times New Roman"/>
        </w:rPr>
        <w:t>Annual estimates of adult:adult productivity</w:t>
      </w:r>
      <w:r w:rsidR="00A0411C">
        <w:rPr>
          <w:rStyle w:val="FootnoteReference"/>
          <w:rFonts w:cs="Times New Roman"/>
        </w:rPr>
        <w:footnoteReference w:id="2"/>
      </w:r>
      <w:r>
        <w:rPr>
          <w:rFonts w:cs="Times New Roman"/>
        </w:rPr>
        <w:t xml:space="preserve"> and CI’s for each population.</w:t>
      </w:r>
    </w:p>
    <w:p w14:paraId="27949F05" w14:textId="0323493B" w:rsidR="00110D73" w:rsidRDefault="00110D73" w:rsidP="00CC1DC7">
      <w:pPr>
        <w:pStyle w:val="ListParagraph"/>
        <w:numPr>
          <w:ilvl w:val="0"/>
          <w:numId w:val="5"/>
        </w:numPr>
        <w:jc w:val="both"/>
        <w:rPr>
          <w:rFonts w:cs="Times New Roman"/>
        </w:rPr>
      </w:pPr>
      <w:r>
        <w:rPr>
          <w:rFonts w:cs="Times New Roman"/>
        </w:rPr>
        <w:t>Annual estimates of juvenile and smolt migrants and CI’s for at least one population per MPG. Juvenile and smolt monitoring should be done in populations with high intensity adult monitoring to calculate smolts per female (or smolts per spa</w:t>
      </w:r>
      <w:r w:rsidR="00AD386E">
        <w:rPr>
          <w:rFonts w:cs="Times New Roman"/>
        </w:rPr>
        <w:t>w</w:t>
      </w:r>
      <w:r>
        <w:rPr>
          <w:rFonts w:cs="Times New Roman"/>
        </w:rPr>
        <w:t>ner).</w:t>
      </w:r>
    </w:p>
    <w:p w14:paraId="0654797A" w14:textId="5D137042" w:rsidR="008E6BA7" w:rsidRDefault="008E6BA7" w:rsidP="00CC1DC7">
      <w:pPr>
        <w:pStyle w:val="ListParagraph"/>
        <w:numPr>
          <w:ilvl w:val="0"/>
          <w:numId w:val="5"/>
        </w:numPr>
        <w:jc w:val="both"/>
        <w:rPr>
          <w:rFonts w:cs="Times New Roman"/>
        </w:rPr>
      </w:pPr>
      <w:r>
        <w:rPr>
          <w:rFonts w:cs="Times New Roman"/>
        </w:rPr>
        <w:t>For VSP analysis the adult:adult productivity estimate is a higher priority than the adult:juvenile (smolt) productivity estimate.</w:t>
      </w:r>
    </w:p>
    <w:p w14:paraId="005AC48D" w14:textId="1316283F" w:rsidR="00FC56E6" w:rsidRPr="00110D73" w:rsidRDefault="00FC56E6" w:rsidP="00CC1DC7">
      <w:pPr>
        <w:pStyle w:val="Heading2"/>
        <w:jc w:val="both"/>
      </w:pPr>
      <w:bookmarkStart w:id="7" w:name="_Toc164257238"/>
      <w:r>
        <w:t>Spatial Structure</w:t>
      </w:r>
      <w:bookmarkEnd w:id="7"/>
    </w:p>
    <w:p w14:paraId="033D61FE" w14:textId="7CECA815" w:rsidR="00FC56E6" w:rsidRPr="00FC56E6" w:rsidRDefault="00FC56E6" w:rsidP="00CC1DC7">
      <w:pPr>
        <w:pStyle w:val="ListParagraph"/>
        <w:numPr>
          <w:ilvl w:val="0"/>
          <w:numId w:val="11"/>
        </w:numPr>
        <w:jc w:val="both"/>
        <w:rPr>
          <w:rFonts w:cs="Times New Roman"/>
        </w:rPr>
      </w:pPr>
      <w:r>
        <w:rPr>
          <w:rFonts w:cs="Times New Roman"/>
        </w:rPr>
        <w:t>Periodic surveys of adult and juvenile distribution at the population and/or</w:t>
      </w:r>
      <w:r w:rsidR="00756EFD">
        <w:rPr>
          <w:rFonts w:cs="Times New Roman"/>
        </w:rPr>
        <w:t xml:space="preserve"> MPG scale to allow an assessment of the spatial structure and changes.</w:t>
      </w:r>
    </w:p>
    <w:p w14:paraId="0EA09911" w14:textId="380CC342" w:rsidR="00110D73" w:rsidRPr="00110D73" w:rsidRDefault="00110D73" w:rsidP="00CC1DC7">
      <w:pPr>
        <w:pStyle w:val="Heading2"/>
        <w:jc w:val="both"/>
      </w:pPr>
      <w:bookmarkStart w:id="8" w:name="_Toc164257239"/>
      <w:r>
        <w:t>Diversity</w:t>
      </w:r>
      <w:bookmarkEnd w:id="8"/>
    </w:p>
    <w:p w14:paraId="7DF4BF5A" w14:textId="77A492F2" w:rsidR="00110D73" w:rsidRPr="00110D73" w:rsidRDefault="00110D73" w:rsidP="00CC1DC7">
      <w:pPr>
        <w:pStyle w:val="ListParagraph"/>
        <w:numPr>
          <w:ilvl w:val="0"/>
          <w:numId w:val="6"/>
        </w:numPr>
        <w:jc w:val="both"/>
        <w:rPr>
          <w:rFonts w:cs="Times New Roman"/>
        </w:rPr>
      </w:pPr>
      <w:r>
        <w:rPr>
          <w:rFonts w:cs="Times New Roman"/>
        </w:rPr>
        <w:t xml:space="preserve">Periodic sampling of populations for genetic diversity. Sample wild populations on a rotating five-year basis to maintain genetic baselines for genetic stock identification and to evaluate genetic population structure and diversity. </w:t>
      </w:r>
    </w:p>
    <w:p w14:paraId="6117FEAC" w14:textId="73506940" w:rsidR="00110D73" w:rsidRDefault="00110D73" w:rsidP="00CC1DC7">
      <w:pPr>
        <w:pStyle w:val="ListParagraph"/>
        <w:numPr>
          <w:ilvl w:val="0"/>
          <w:numId w:val="5"/>
        </w:numPr>
        <w:jc w:val="both"/>
        <w:rPr>
          <w:rFonts w:cs="Times New Roman"/>
        </w:rPr>
      </w:pPr>
      <w:r>
        <w:rPr>
          <w:rFonts w:cs="Times New Roman"/>
        </w:rPr>
        <w:t xml:space="preserve">Periodic monitoring of population phenotypic diversity (e.g., juvenile outmigration timing, adult run timing, spawn timing, age distribution, age at maturity, fecundity, sex ratio, </w:t>
      </w:r>
      <w:r w:rsidR="00ED7D46">
        <w:rPr>
          <w:rFonts w:cs="Times New Roman"/>
        </w:rPr>
        <w:t>size,</w:t>
      </w:r>
      <w:r>
        <w:rPr>
          <w:rFonts w:cs="Times New Roman"/>
        </w:rPr>
        <w:t xml:space="preserve"> and weight)</w:t>
      </w:r>
      <w:r w:rsidR="00C71DC3">
        <w:rPr>
          <w:rFonts w:cs="Times New Roman"/>
        </w:rPr>
        <w:t>.</w:t>
      </w:r>
    </w:p>
    <w:p w14:paraId="449ADDE6" w14:textId="648072FD" w:rsidR="00110D73" w:rsidRDefault="00FE5F95" w:rsidP="00CC1DC7">
      <w:pPr>
        <w:jc w:val="both"/>
        <w:rPr>
          <w:rFonts w:cs="Times New Roman"/>
        </w:rPr>
      </w:pPr>
      <w:r>
        <w:rPr>
          <w:rFonts w:cs="Times New Roman"/>
        </w:rPr>
        <w:t xml:space="preserve">IPTDS throughout the Snake River basin can be used to monitor adult abundance and productivity directly, as well as </w:t>
      </w:r>
      <w:commentRangeStart w:id="9"/>
      <w:commentRangeStart w:id="10"/>
      <w:commentRangeStart w:id="11"/>
      <w:r w:rsidR="00A60684">
        <w:rPr>
          <w:rFonts w:cs="Times New Roman"/>
        </w:rPr>
        <w:t xml:space="preserve">spatial structure </w:t>
      </w:r>
      <w:commentRangeEnd w:id="9"/>
      <w:r w:rsidR="00A60684">
        <w:rPr>
          <w:rStyle w:val="CommentReference"/>
        </w:rPr>
        <w:commentReference w:id="9"/>
      </w:r>
      <w:commentRangeEnd w:id="10"/>
      <w:r w:rsidR="00A60684">
        <w:rPr>
          <w:rStyle w:val="CommentReference"/>
        </w:rPr>
        <w:commentReference w:id="10"/>
      </w:r>
      <w:commentRangeEnd w:id="11"/>
      <w:r w:rsidR="00A60684">
        <w:rPr>
          <w:rStyle w:val="CommentReference"/>
        </w:rPr>
        <w:commentReference w:id="11"/>
      </w:r>
      <w:r>
        <w:rPr>
          <w:rFonts w:cs="Times New Roman"/>
        </w:rPr>
        <w:t>and diversity, indirectly (supported by genetic and age data collected at Lower Granite Dam</w:t>
      </w:r>
      <w:r w:rsidR="00E42D5B">
        <w:rPr>
          <w:rFonts w:cs="Times New Roman"/>
        </w:rPr>
        <w:t xml:space="preserve"> or elsewhere</w:t>
      </w:r>
      <w:r>
        <w:rPr>
          <w:rFonts w:cs="Times New Roman"/>
        </w:rPr>
        <w:t>). As such, we considered these</w:t>
      </w:r>
      <w:r w:rsidR="00FD4373">
        <w:rPr>
          <w:rFonts w:cs="Times New Roman"/>
        </w:rPr>
        <w:t xml:space="preserve"> ASMS</w:t>
      </w:r>
      <w:r>
        <w:rPr>
          <w:rFonts w:cs="Times New Roman"/>
        </w:rPr>
        <w:t xml:space="preserve"> guidelines</w:t>
      </w:r>
      <w:r w:rsidR="00A01770">
        <w:rPr>
          <w:rFonts w:cs="Times New Roman"/>
        </w:rPr>
        <w:t xml:space="preserve"> for adult monitoring</w:t>
      </w:r>
      <w:r w:rsidR="00393A12">
        <w:rPr>
          <w:rFonts w:cs="Times New Roman"/>
        </w:rPr>
        <w:t xml:space="preserve"> within the </w:t>
      </w:r>
      <w:r w:rsidR="00393A12">
        <w:rPr>
          <w:rFonts w:cs="Times New Roman"/>
        </w:rPr>
        <w:lastRenderedPageBreak/>
        <w:t>following prioritization framework</w:t>
      </w:r>
      <w:r w:rsidR="004C2978">
        <w:rPr>
          <w:rFonts w:cs="Times New Roman"/>
        </w:rPr>
        <w:t>.</w:t>
      </w:r>
      <w:r w:rsidR="00A01770">
        <w:rPr>
          <w:rFonts w:cs="Times New Roman"/>
        </w:rPr>
        <w:t xml:space="preserve"> Juvenile survival monitoring using IPTDS is currently not considered within the framework.</w:t>
      </w:r>
    </w:p>
    <w:p w14:paraId="70F92BF5" w14:textId="71E4FD05" w:rsidR="00A72EAA" w:rsidRDefault="00A72EAA" w:rsidP="00C054E0">
      <w:pPr>
        <w:pStyle w:val="Heading1"/>
        <w:jc w:val="both"/>
      </w:pPr>
      <w:bookmarkStart w:id="12" w:name="_Toc164257240"/>
      <w:r w:rsidRPr="00F97286">
        <w:t xml:space="preserve">PRIORITIZATION </w:t>
      </w:r>
      <w:r w:rsidR="00393A12">
        <w:t>FRAMEWORK</w:t>
      </w:r>
      <w:bookmarkEnd w:id="12"/>
    </w:p>
    <w:p w14:paraId="692B3680" w14:textId="025366C3" w:rsidR="006377EF" w:rsidRDefault="00CC1DC7" w:rsidP="00C054E0">
      <w:pPr>
        <w:pStyle w:val="ListParagraph"/>
        <w:numPr>
          <w:ilvl w:val="0"/>
          <w:numId w:val="2"/>
        </w:numPr>
        <w:jc w:val="both"/>
        <w:rPr>
          <w:rFonts w:cs="Times New Roman"/>
        </w:rPr>
      </w:pPr>
      <w:r>
        <w:rPr>
          <w:rFonts w:cs="Times New Roman"/>
        </w:rPr>
        <w:t>First, we evaluated existing</w:t>
      </w:r>
      <w:r w:rsidR="00314822">
        <w:rPr>
          <w:rFonts w:cs="Times New Roman"/>
        </w:rPr>
        <w:t xml:space="preserve"> adult</w:t>
      </w:r>
      <w:r>
        <w:rPr>
          <w:rFonts w:cs="Times New Roman"/>
        </w:rPr>
        <w:t xml:space="preserve"> status and trends monitoring activities within each Snake River spring/summer Chinook salmon and steelhead population to determine areas with current insufficient monitoring (i.e., data gaps), or with low- or high-precision monitoring (see blue boxes in Figure 1). Descriptions of each are as follows:</w:t>
      </w:r>
    </w:p>
    <w:p w14:paraId="5DE087BA" w14:textId="77777777" w:rsidR="00CC1DC7" w:rsidRPr="00CC1DC7" w:rsidRDefault="00CC1DC7" w:rsidP="00C054E0">
      <w:pPr>
        <w:pStyle w:val="ListParagraph"/>
        <w:jc w:val="both"/>
        <w:rPr>
          <w:rFonts w:cs="Times New Roman"/>
        </w:rPr>
      </w:pPr>
    </w:p>
    <w:p w14:paraId="7E40623A" w14:textId="671EE9AA" w:rsidR="006377EF" w:rsidRDefault="006377EF" w:rsidP="00C054E0">
      <w:pPr>
        <w:pStyle w:val="ListParagraph"/>
        <w:numPr>
          <w:ilvl w:val="1"/>
          <w:numId w:val="2"/>
        </w:numPr>
        <w:jc w:val="both"/>
        <w:rPr>
          <w:rFonts w:cs="Times New Roman"/>
        </w:rPr>
      </w:pPr>
      <w:r w:rsidRPr="006377EF">
        <w:rPr>
          <w:rFonts w:cs="Times New Roman"/>
          <w:b/>
          <w:bCs/>
        </w:rPr>
        <w:t>Data Gap:</w:t>
      </w:r>
      <w:r>
        <w:rPr>
          <w:rFonts w:cs="Times New Roman"/>
        </w:rPr>
        <w:t xml:space="preserve"> </w:t>
      </w:r>
      <w:r w:rsidR="00141564">
        <w:rPr>
          <w:rFonts w:cs="Times New Roman"/>
        </w:rPr>
        <w:t xml:space="preserve">Population lacks low-precision or high-precision monitoring activities to calculate </w:t>
      </w:r>
      <w:r w:rsidR="00567A86">
        <w:rPr>
          <w:rFonts w:cs="Times New Roman"/>
        </w:rPr>
        <w:t>HLIs,</w:t>
      </w:r>
      <w:r w:rsidR="004F6A40">
        <w:rPr>
          <w:rFonts w:cs="Times New Roman"/>
        </w:rPr>
        <w:t xml:space="preserve"> i.e., </w:t>
      </w:r>
      <w:r w:rsidR="00567A86">
        <w:rPr>
          <w:rFonts w:cs="Times New Roman"/>
        </w:rPr>
        <w:t xml:space="preserve">the </w:t>
      </w:r>
      <w:r w:rsidR="004F6A40">
        <w:rPr>
          <w:rFonts w:cs="Times New Roman"/>
        </w:rPr>
        <w:t>population lacks adult abundance estimates with precision</w:t>
      </w:r>
      <w:r w:rsidR="00567A86">
        <w:rPr>
          <w:rFonts w:cs="Times New Roman"/>
        </w:rPr>
        <w:t xml:space="preserve"> in most years</w:t>
      </w:r>
      <w:r w:rsidR="004F6A40">
        <w:rPr>
          <w:rFonts w:cs="Times New Roman"/>
        </w:rPr>
        <w:t>.</w:t>
      </w:r>
    </w:p>
    <w:p w14:paraId="7ED7556D" w14:textId="77777777" w:rsidR="006377EF" w:rsidRDefault="006377EF" w:rsidP="00C054E0">
      <w:pPr>
        <w:pStyle w:val="ListParagraph"/>
        <w:ind w:left="1440"/>
        <w:jc w:val="both"/>
        <w:rPr>
          <w:rFonts w:cs="Times New Roman"/>
        </w:rPr>
      </w:pPr>
    </w:p>
    <w:p w14:paraId="52914D5E" w14:textId="572FD4FE" w:rsidR="006377EF" w:rsidRDefault="006377EF" w:rsidP="00C054E0">
      <w:pPr>
        <w:pStyle w:val="ListParagraph"/>
        <w:numPr>
          <w:ilvl w:val="1"/>
          <w:numId w:val="2"/>
        </w:numPr>
        <w:jc w:val="both"/>
        <w:rPr>
          <w:rFonts w:cs="Times New Roman"/>
        </w:rPr>
      </w:pPr>
      <w:r w:rsidRPr="006377EF">
        <w:rPr>
          <w:rFonts w:cs="Times New Roman"/>
          <w:b/>
          <w:bCs/>
        </w:rPr>
        <w:t>Low-precision Monitoring:</w:t>
      </w:r>
      <w:r>
        <w:rPr>
          <w:rFonts w:cs="Times New Roman"/>
        </w:rPr>
        <w:t xml:space="preserve"> Population includes monitoring activities that lack information necessary to calculate HLI precision, the 5-year average coefficient of variation (CV) is &gt; 15%, or the monitoring occurs at a spatial/temporal scale that excludes some fish returning to major spawning areas within the population. Examples of low-</w:t>
      </w:r>
      <w:r w:rsidR="002A39E5">
        <w:rPr>
          <w:rFonts w:cs="Times New Roman"/>
        </w:rPr>
        <w:t>p</w:t>
      </w:r>
      <w:r>
        <w:rPr>
          <w:rFonts w:cs="Times New Roman"/>
        </w:rPr>
        <w:t>recision monitoring include spawning ground surveys, and picket weirs or IPTDS operated upstream of some major spawning areas</w:t>
      </w:r>
      <w:bookmarkStart w:id="13" w:name="_Ref163721176"/>
      <w:r w:rsidR="002A39E5">
        <w:rPr>
          <w:rStyle w:val="FootnoteReference"/>
          <w:rFonts w:cs="Times New Roman"/>
        </w:rPr>
        <w:footnoteReference w:id="3"/>
      </w:r>
      <w:bookmarkEnd w:id="13"/>
      <w:r>
        <w:rPr>
          <w:rFonts w:cs="Times New Roman"/>
        </w:rPr>
        <w:t>.</w:t>
      </w:r>
    </w:p>
    <w:p w14:paraId="0CA95FE5" w14:textId="77777777" w:rsidR="006377EF" w:rsidRPr="006377EF" w:rsidRDefault="006377EF" w:rsidP="00C054E0">
      <w:pPr>
        <w:pStyle w:val="ListParagraph"/>
        <w:jc w:val="both"/>
        <w:rPr>
          <w:rFonts w:cs="Times New Roman"/>
        </w:rPr>
      </w:pPr>
    </w:p>
    <w:p w14:paraId="4D21AD54" w14:textId="27ECDC5F" w:rsidR="00141564" w:rsidRDefault="006377EF" w:rsidP="00C054E0">
      <w:pPr>
        <w:pStyle w:val="ListParagraph"/>
        <w:numPr>
          <w:ilvl w:val="1"/>
          <w:numId w:val="2"/>
        </w:numPr>
        <w:jc w:val="both"/>
        <w:rPr>
          <w:rFonts w:cs="Times New Roman"/>
        </w:rPr>
      </w:pPr>
      <w:r w:rsidRPr="006377EF">
        <w:rPr>
          <w:rFonts w:cs="Times New Roman"/>
          <w:b/>
          <w:bCs/>
        </w:rPr>
        <w:t>High-precision Monitoring:</w:t>
      </w:r>
      <w:r>
        <w:rPr>
          <w:rFonts w:cs="Times New Roman"/>
        </w:rPr>
        <w:t xml:space="preserve"> Population includes monitoring activities that provide the necessary information to calculate HLI precision, maintain a 5-year average </w:t>
      </w:r>
      <w:r w:rsidR="003E4E69">
        <w:rPr>
          <w:rFonts w:cs="Times New Roman"/>
        </w:rPr>
        <w:t>CV of ≤ 15%, and occur at a spatial/temporal scale that includes all fish returning to major spawning areas within the population. Fish returning to minor spawning areas may be excluded. Examples of high-precision adult monitoring include weirs</w:t>
      </w:r>
      <w:r w:rsidR="00A60684">
        <w:rPr>
          <w:rFonts w:cs="Times New Roman"/>
        </w:rPr>
        <w:t>/traps in combination with spawning ground surveys or</w:t>
      </w:r>
      <w:r w:rsidR="003E4E69">
        <w:rPr>
          <w:rFonts w:cs="Times New Roman"/>
        </w:rPr>
        <w:t xml:space="preserve"> IPTDS operated downstream of all spawning areas.</w:t>
      </w:r>
    </w:p>
    <w:p w14:paraId="59089E8F" w14:textId="77777777" w:rsidR="00141564" w:rsidRDefault="00141564" w:rsidP="00C054E0">
      <w:pPr>
        <w:pStyle w:val="ListParagraph"/>
        <w:jc w:val="both"/>
        <w:rPr>
          <w:rFonts w:cs="Times New Roman"/>
        </w:rPr>
      </w:pPr>
    </w:p>
    <w:p w14:paraId="19530D57" w14:textId="12A77343" w:rsidR="00742063" w:rsidRDefault="00742063" w:rsidP="00C054E0">
      <w:pPr>
        <w:pStyle w:val="ListParagraph"/>
        <w:numPr>
          <w:ilvl w:val="0"/>
          <w:numId w:val="2"/>
        </w:numPr>
        <w:jc w:val="both"/>
        <w:rPr>
          <w:rFonts w:cs="Times New Roman"/>
        </w:rPr>
      </w:pPr>
      <w:r>
        <w:rPr>
          <w:rFonts w:cs="Times New Roman"/>
        </w:rPr>
        <w:t xml:space="preserve">Next, depending on the current </w:t>
      </w:r>
      <w:r w:rsidR="00314822">
        <w:rPr>
          <w:rFonts w:cs="Times New Roman"/>
        </w:rPr>
        <w:t xml:space="preserve">adult </w:t>
      </w:r>
      <w:r>
        <w:rPr>
          <w:rFonts w:cs="Times New Roman"/>
        </w:rPr>
        <w:t>monitoring activities within each population (non</w:t>
      </w:r>
      <w:r w:rsidR="00564F9C">
        <w:rPr>
          <w:rFonts w:cs="Times New Roman"/>
        </w:rPr>
        <w:t>e</w:t>
      </w:r>
      <w:r>
        <w:rPr>
          <w:rFonts w:cs="Times New Roman"/>
        </w:rPr>
        <w:t>, low-precision, or high-precision), additional questions were considered to determine an “outcome” (Figure 1). Questions considered whether other populations within the same MPG were monitored using high-precision monitoring, whether IPTDS was the sole monitoring method within the population, whether low-precision monitoring was an option, and/or whether redundancy in monitoring was desired or necessary. Each set of questions and answers leads to an “outcome” (</w:t>
      </w:r>
      <w:r w:rsidRPr="0045782A">
        <w:rPr>
          <w:rFonts w:cs="Times New Roman"/>
        </w:rPr>
        <w:fldChar w:fldCharType="begin"/>
      </w:r>
      <w:r w:rsidRPr="0045782A">
        <w:rPr>
          <w:rFonts w:cs="Times New Roman"/>
        </w:rPr>
        <w:instrText xml:space="preserve"> REF _Ref136412831 \h  \* MERGEFORMAT </w:instrText>
      </w:r>
      <w:r w:rsidRPr="0045782A">
        <w:rPr>
          <w:rFonts w:cs="Times New Roman"/>
        </w:rPr>
      </w:r>
      <w:r w:rsidRPr="0045782A">
        <w:rPr>
          <w:rFonts w:cs="Times New Roman"/>
        </w:rPr>
        <w:fldChar w:fldCharType="separate"/>
      </w:r>
      <w:r w:rsidR="009D1563" w:rsidRPr="009D1563">
        <w:t xml:space="preserve">Figure </w:t>
      </w:r>
      <w:r w:rsidR="009D1563" w:rsidRPr="009D1563">
        <w:rPr>
          <w:noProof/>
        </w:rPr>
        <w:t>1</w:t>
      </w:r>
      <w:r w:rsidRPr="0045782A">
        <w:rPr>
          <w:rFonts w:cs="Times New Roman"/>
        </w:rPr>
        <w:fldChar w:fldCharType="end"/>
      </w:r>
      <w:commentRangeStart w:id="14"/>
      <w:commentRangeStart w:id="15"/>
      <w:r>
        <w:rPr>
          <w:rFonts w:cs="Times New Roman"/>
        </w:rPr>
        <w:t>).</w:t>
      </w:r>
      <w:commentRangeEnd w:id="14"/>
      <w:r>
        <w:rPr>
          <w:rStyle w:val="CommentReference"/>
        </w:rPr>
        <w:commentReference w:id="14"/>
      </w:r>
      <w:commentRangeEnd w:id="15"/>
      <w:r w:rsidR="005F3C57">
        <w:rPr>
          <w:rStyle w:val="CommentReference"/>
        </w:rPr>
        <w:commentReference w:id="15"/>
      </w:r>
      <w:r>
        <w:rPr>
          <w:rFonts w:cs="Times New Roman"/>
        </w:rPr>
        <w:t xml:space="preserve"> Questions for each population given current levels of monitoring include:</w:t>
      </w:r>
    </w:p>
    <w:p w14:paraId="11BD5502" w14:textId="77777777" w:rsidR="0045782A" w:rsidRDefault="0045782A" w:rsidP="00C054E0">
      <w:pPr>
        <w:pStyle w:val="ListParagraph"/>
        <w:jc w:val="both"/>
        <w:rPr>
          <w:rFonts w:cs="Times New Roman"/>
        </w:rPr>
      </w:pPr>
    </w:p>
    <w:p w14:paraId="3C870D57" w14:textId="2528DD8B" w:rsidR="0045782A" w:rsidRDefault="0045782A" w:rsidP="00C054E0">
      <w:pPr>
        <w:pStyle w:val="ListParagraph"/>
        <w:numPr>
          <w:ilvl w:val="1"/>
          <w:numId w:val="2"/>
        </w:numPr>
        <w:jc w:val="both"/>
        <w:rPr>
          <w:rFonts w:cs="Times New Roman"/>
        </w:rPr>
      </w:pPr>
      <w:r w:rsidRPr="00597A13">
        <w:rPr>
          <w:rFonts w:cs="Times New Roman"/>
          <w:b/>
          <w:bCs/>
        </w:rPr>
        <w:t>Data Gap:</w:t>
      </w:r>
      <w:r w:rsidRPr="00597A13">
        <w:rPr>
          <w:rFonts w:cs="Times New Roman"/>
        </w:rPr>
        <w:t xml:space="preserve"> </w:t>
      </w:r>
      <w:r w:rsidR="00597A13" w:rsidRPr="00597A13">
        <w:rPr>
          <w:rFonts w:cs="Times New Roman"/>
        </w:rPr>
        <w:t>The ASMS suggests that low-intensity monitoring should be conducted for every population within an MPG. Thus, populations identified as a “data gap”</w:t>
      </w:r>
      <w:r w:rsidR="005F3C57">
        <w:rPr>
          <w:rFonts w:cs="Times New Roman"/>
        </w:rPr>
        <w:t xml:space="preserve"> </w:t>
      </w:r>
      <w:r w:rsidR="00597A13" w:rsidRPr="00597A13">
        <w:rPr>
          <w:rFonts w:cs="Times New Roman"/>
        </w:rPr>
        <w:t>should be considered as a candidate for IPTDS monitoring and/or other low-</w:t>
      </w:r>
      <w:r w:rsidR="00597A13">
        <w:rPr>
          <w:rFonts w:cs="Times New Roman"/>
        </w:rPr>
        <w:t>precision</w:t>
      </w:r>
      <w:r w:rsidR="00597A13" w:rsidRPr="00597A13">
        <w:rPr>
          <w:rFonts w:cs="Times New Roman"/>
        </w:rPr>
        <w:t xml:space="preserve"> monitoring methods.</w:t>
      </w:r>
    </w:p>
    <w:p w14:paraId="2B212CD6" w14:textId="77777777" w:rsidR="00597A13" w:rsidRPr="00597A13" w:rsidRDefault="00597A13" w:rsidP="00C054E0">
      <w:pPr>
        <w:pStyle w:val="ListParagraph"/>
        <w:ind w:left="1440"/>
        <w:jc w:val="both"/>
        <w:rPr>
          <w:rFonts w:cs="Times New Roman"/>
        </w:rPr>
      </w:pPr>
    </w:p>
    <w:p w14:paraId="08F2C29C" w14:textId="760FEB5F" w:rsidR="003C5676" w:rsidRDefault="0045782A" w:rsidP="00C054E0">
      <w:pPr>
        <w:pStyle w:val="ListParagraph"/>
        <w:numPr>
          <w:ilvl w:val="1"/>
          <w:numId w:val="2"/>
        </w:numPr>
        <w:jc w:val="both"/>
        <w:rPr>
          <w:rFonts w:cs="Times New Roman"/>
        </w:rPr>
      </w:pPr>
      <w:r w:rsidRPr="003C5676">
        <w:rPr>
          <w:rFonts w:cs="Times New Roman"/>
          <w:b/>
          <w:bCs/>
        </w:rPr>
        <w:t>Low-precision Monitoring:</w:t>
      </w:r>
      <w:r w:rsidRPr="003C5676">
        <w:rPr>
          <w:rFonts w:cs="Times New Roman"/>
        </w:rPr>
        <w:t xml:space="preserve"> </w:t>
      </w:r>
      <w:r w:rsidR="00597A13" w:rsidRPr="003C5676">
        <w:rPr>
          <w:rFonts w:cs="Times New Roman"/>
        </w:rPr>
        <w:t>For populations with current low-precision</w:t>
      </w:r>
      <w:r w:rsidR="00314822">
        <w:rPr>
          <w:rFonts w:cs="Times New Roman"/>
        </w:rPr>
        <w:t xml:space="preserve"> adult</w:t>
      </w:r>
      <w:r w:rsidR="00597A13" w:rsidRPr="003C5676">
        <w:rPr>
          <w:rFonts w:cs="Times New Roman"/>
        </w:rPr>
        <w:t xml:space="preserve"> monitoring,</w:t>
      </w:r>
      <w:r w:rsidR="003C5676" w:rsidRPr="003C5676">
        <w:rPr>
          <w:rFonts w:cs="Times New Roman"/>
        </w:rPr>
        <w:t xml:space="preserve"> we consider </w:t>
      </w:r>
      <w:r w:rsidR="00BA1DEF">
        <w:rPr>
          <w:rFonts w:cs="Times New Roman"/>
        </w:rPr>
        <w:t>up to three</w:t>
      </w:r>
      <w:r w:rsidR="003C5676" w:rsidRPr="003C5676">
        <w:rPr>
          <w:rFonts w:cs="Times New Roman"/>
        </w:rPr>
        <w:t xml:space="preserve"> questions:</w:t>
      </w:r>
    </w:p>
    <w:p w14:paraId="5F6745E8" w14:textId="30DDC0B1" w:rsidR="003C5676" w:rsidRDefault="00305646" w:rsidP="00C054E0">
      <w:pPr>
        <w:pStyle w:val="ListParagraph"/>
        <w:numPr>
          <w:ilvl w:val="2"/>
          <w:numId w:val="2"/>
        </w:numPr>
        <w:jc w:val="both"/>
        <w:rPr>
          <w:rFonts w:cs="Times New Roman"/>
        </w:rPr>
      </w:pPr>
      <w:r>
        <w:rPr>
          <w:rFonts w:cs="Times New Roman"/>
        </w:rPr>
        <w:lastRenderedPageBreak/>
        <w:t>D</w:t>
      </w:r>
      <w:r w:rsidR="003C5676">
        <w:rPr>
          <w:rFonts w:cs="Times New Roman"/>
        </w:rPr>
        <w:t>oes any other population within the same MPG receive high-precision monitoring?</w:t>
      </w:r>
    </w:p>
    <w:p w14:paraId="7F1B95F0" w14:textId="312EDFB6" w:rsidR="00305646" w:rsidRDefault="00BA1DEF" w:rsidP="00C054E0">
      <w:pPr>
        <w:pStyle w:val="ListParagraph"/>
        <w:numPr>
          <w:ilvl w:val="2"/>
          <w:numId w:val="2"/>
        </w:numPr>
        <w:jc w:val="both"/>
        <w:rPr>
          <w:rFonts w:cs="Times New Roman"/>
        </w:rPr>
      </w:pPr>
      <w:r>
        <w:rPr>
          <w:rFonts w:cs="Times New Roman"/>
        </w:rPr>
        <w:t>I</w:t>
      </w:r>
      <w:r w:rsidR="00305646">
        <w:rPr>
          <w:rFonts w:cs="Times New Roman"/>
        </w:rPr>
        <w:t>s the population monitored using</w:t>
      </w:r>
      <w:r>
        <w:rPr>
          <w:rFonts w:cs="Times New Roman"/>
        </w:rPr>
        <w:t xml:space="preserve"> only</w:t>
      </w:r>
      <w:r w:rsidR="00305646">
        <w:rPr>
          <w:rFonts w:cs="Times New Roman"/>
        </w:rPr>
        <w:t xml:space="preserve"> IPTDS?</w:t>
      </w:r>
    </w:p>
    <w:p w14:paraId="72F9F6D0" w14:textId="4DBF482F" w:rsidR="00BA1DEF" w:rsidRDefault="00BA1DEF" w:rsidP="00C054E0">
      <w:pPr>
        <w:pStyle w:val="ListParagraph"/>
        <w:numPr>
          <w:ilvl w:val="2"/>
          <w:numId w:val="2"/>
        </w:numPr>
        <w:jc w:val="both"/>
        <w:rPr>
          <w:rFonts w:cs="Times New Roman"/>
        </w:rPr>
      </w:pPr>
      <w:r>
        <w:rPr>
          <w:rFonts w:cs="Times New Roman"/>
        </w:rPr>
        <w:t>Is an alternate low-precision monitoring method feasible?</w:t>
      </w:r>
    </w:p>
    <w:p w14:paraId="3F747363" w14:textId="77777777" w:rsidR="00597A13" w:rsidRPr="00597A13" w:rsidRDefault="00597A13" w:rsidP="00C054E0">
      <w:pPr>
        <w:pStyle w:val="ListParagraph"/>
        <w:ind w:left="1440"/>
        <w:jc w:val="both"/>
        <w:rPr>
          <w:rFonts w:cs="Times New Roman"/>
        </w:rPr>
      </w:pPr>
    </w:p>
    <w:p w14:paraId="215D9F78" w14:textId="5903423D" w:rsidR="00305646" w:rsidRDefault="0045782A" w:rsidP="00C054E0">
      <w:pPr>
        <w:pStyle w:val="ListParagraph"/>
        <w:numPr>
          <w:ilvl w:val="1"/>
          <w:numId w:val="2"/>
        </w:numPr>
        <w:jc w:val="both"/>
        <w:rPr>
          <w:rFonts w:cs="Times New Roman"/>
        </w:rPr>
      </w:pPr>
      <w:r w:rsidRPr="0045782A">
        <w:rPr>
          <w:rFonts w:cs="Times New Roman"/>
          <w:b/>
          <w:bCs/>
        </w:rPr>
        <w:t>High-precision Monitoring:</w:t>
      </w:r>
      <w:r>
        <w:rPr>
          <w:rFonts w:cs="Times New Roman"/>
        </w:rPr>
        <w:t xml:space="preserve"> </w:t>
      </w:r>
      <w:r w:rsidR="00305646">
        <w:rPr>
          <w:rFonts w:cs="Times New Roman"/>
        </w:rPr>
        <w:t>For populations with current high-precision</w:t>
      </w:r>
      <w:r w:rsidR="00314822">
        <w:rPr>
          <w:rFonts w:cs="Times New Roman"/>
        </w:rPr>
        <w:t xml:space="preserve"> adult</w:t>
      </w:r>
      <w:r w:rsidR="00305646">
        <w:rPr>
          <w:rFonts w:cs="Times New Roman"/>
        </w:rPr>
        <w:t xml:space="preserve"> monitoring, we consider up to </w:t>
      </w:r>
      <w:r w:rsidR="00ED0BE9">
        <w:rPr>
          <w:rFonts w:cs="Times New Roman"/>
        </w:rPr>
        <w:t>five</w:t>
      </w:r>
      <w:r w:rsidR="00305646">
        <w:rPr>
          <w:rFonts w:cs="Times New Roman"/>
        </w:rPr>
        <w:t xml:space="preserve"> questions:</w:t>
      </w:r>
    </w:p>
    <w:p w14:paraId="6AC5ECDB" w14:textId="66030493" w:rsidR="0045782A" w:rsidRDefault="00305646" w:rsidP="00C054E0">
      <w:pPr>
        <w:pStyle w:val="ListParagraph"/>
        <w:numPr>
          <w:ilvl w:val="2"/>
          <w:numId w:val="2"/>
        </w:numPr>
        <w:jc w:val="both"/>
        <w:rPr>
          <w:rFonts w:cs="Times New Roman"/>
        </w:rPr>
      </w:pPr>
      <w:r>
        <w:rPr>
          <w:rFonts w:cs="Times New Roman"/>
        </w:rPr>
        <w:t>Is the population currently monitored using IPTDS?</w:t>
      </w:r>
    </w:p>
    <w:p w14:paraId="767C2F06" w14:textId="6FD38CF4" w:rsidR="00305646" w:rsidRDefault="00305646" w:rsidP="00C054E0">
      <w:pPr>
        <w:pStyle w:val="ListParagraph"/>
        <w:numPr>
          <w:ilvl w:val="2"/>
          <w:numId w:val="2"/>
        </w:numPr>
        <w:jc w:val="both"/>
        <w:rPr>
          <w:rFonts w:cs="Times New Roman"/>
        </w:rPr>
      </w:pPr>
      <w:r>
        <w:rPr>
          <w:rFonts w:cs="Times New Roman"/>
        </w:rPr>
        <w:t>Does any other population within the same MPG receive high-precision monitoring?</w:t>
      </w:r>
    </w:p>
    <w:p w14:paraId="440DEED7" w14:textId="3B9DC472" w:rsidR="00305646" w:rsidRDefault="00305646" w:rsidP="00C054E0">
      <w:pPr>
        <w:pStyle w:val="ListParagraph"/>
        <w:numPr>
          <w:ilvl w:val="2"/>
          <w:numId w:val="2"/>
        </w:numPr>
        <w:jc w:val="both"/>
        <w:rPr>
          <w:rFonts w:cs="Times New Roman"/>
        </w:rPr>
      </w:pPr>
      <w:r>
        <w:rPr>
          <w:rFonts w:cs="Times New Roman"/>
        </w:rPr>
        <w:t>Is IPTDS the only high-precision monitoring method used in the population?</w:t>
      </w:r>
    </w:p>
    <w:p w14:paraId="7B0D958F" w14:textId="300FE4E1" w:rsidR="00305646" w:rsidRDefault="0089096A" w:rsidP="00C054E0">
      <w:pPr>
        <w:pStyle w:val="ListParagraph"/>
        <w:numPr>
          <w:ilvl w:val="2"/>
          <w:numId w:val="2"/>
        </w:numPr>
        <w:jc w:val="both"/>
        <w:rPr>
          <w:rFonts w:cs="Times New Roman"/>
        </w:rPr>
      </w:pPr>
      <w:r>
        <w:rPr>
          <w:rFonts w:cs="Times New Roman"/>
        </w:rPr>
        <w:t>Is an alternate low-precision monitoring method feasible</w:t>
      </w:r>
      <w:r w:rsidR="00305646">
        <w:rPr>
          <w:rFonts w:cs="Times New Roman"/>
        </w:rPr>
        <w:t>?</w:t>
      </w:r>
    </w:p>
    <w:p w14:paraId="541DB09D" w14:textId="216F51A7" w:rsidR="00305646" w:rsidRDefault="00305646" w:rsidP="00C054E0">
      <w:pPr>
        <w:pStyle w:val="ListParagraph"/>
        <w:numPr>
          <w:ilvl w:val="2"/>
          <w:numId w:val="2"/>
        </w:numPr>
        <w:jc w:val="both"/>
        <w:rPr>
          <w:rFonts w:cs="Times New Roman"/>
        </w:rPr>
      </w:pPr>
      <w:r>
        <w:rPr>
          <w:rFonts w:cs="Times New Roman"/>
        </w:rPr>
        <w:t>Is redundancy of two high-precision methods necessary e.g., for method validation, fish-handling, etc.?</w:t>
      </w:r>
    </w:p>
    <w:p w14:paraId="70472C32" w14:textId="1DAF91E5" w:rsidR="009D1563" w:rsidRDefault="00032534" w:rsidP="009D1563">
      <w:pPr>
        <w:jc w:val="both"/>
        <w:rPr>
          <w:rFonts w:cs="Times New Roman"/>
        </w:rPr>
      </w:pPr>
      <w:r>
        <w:rPr>
          <w:rFonts w:cs="Times New Roman"/>
        </w:rPr>
        <w:t xml:space="preserve">Depending on the “Yes/No” answers to each of these questions, there are </w:t>
      </w:r>
      <w:r w:rsidR="0089096A">
        <w:rPr>
          <w:rFonts w:cs="Times New Roman"/>
        </w:rPr>
        <w:t>f</w:t>
      </w:r>
      <w:r w:rsidR="00FA1EC1">
        <w:rPr>
          <w:rFonts w:cs="Times New Roman"/>
        </w:rPr>
        <w:t>our</w:t>
      </w:r>
      <w:r>
        <w:rPr>
          <w:rFonts w:cs="Times New Roman"/>
        </w:rPr>
        <w:t xml:space="preserve"> possible “outcomes”</w:t>
      </w:r>
      <w:r w:rsidR="00ED0BE9">
        <w:rPr>
          <w:rFonts w:cs="Times New Roman"/>
        </w:rPr>
        <w:t xml:space="preserve"> illustrated and described in </w:t>
      </w:r>
      <w:r w:rsidR="005E4DDF" w:rsidRPr="00032534">
        <w:rPr>
          <w:rFonts w:cs="Times New Roman"/>
        </w:rPr>
        <w:fldChar w:fldCharType="begin"/>
      </w:r>
      <w:r w:rsidR="005E4DDF" w:rsidRPr="00032534">
        <w:rPr>
          <w:rFonts w:cs="Times New Roman"/>
        </w:rPr>
        <w:instrText xml:space="preserve"> REF _Ref136412831 \h  \* MERGEFORMAT </w:instrText>
      </w:r>
      <w:r w:rsidR="005E4DDF" w:rsidRPr="00032534">
        <w:rPr>
          <w:rFonts w:cs="Times New Roman"/>
        </w:rPr>
      </w:r>
      <w:r w:rsidR="005E4DDF" w:rsidRPr="00032534">
        <w:rPr>
          <w:rFonts w:cs="Times New Roman"/>
        </w:rPr>
        <w:fldChar w:fldCharType="separate"/>
      </w:r>
      <w:r w:rsidR="009D1563" w:rsidRPr="009D1563">
        <w:rPr>
          <w:rFonts w:cs="Times New Roman"/>
        </w:rPr>
        <w:t xml:space="preserve">Figure </w:t>
      </w:r>
      <w:r w:rsidR="009D1563" w:rsidRPr="009D1563">
        <w:rPr>
          <w:rFonts w:cs="Times New Roman"/>
          <w:noProof/>
        </w:rPr>
        <w:t>1</w:t>
      </w:r>
      <w:r w:rsidR="005E4DDF" w:rsidRPr="00032534">
        <w:rPr>
          <w:rFonts w:cs="Times New Roman"/>
        </w:rPr>
        <w:fldChar w:fldCharType="end"/>
      </w:r>
      <w:r w:rsidR="00ED0BE9">
        <w:rPr>
          <w:rFonts w:cs="Times New Roman"/>
        </w:rPr>
        <w:t xml:space="preserve"> and</w:t>
      </w:r>
      <w:r w:rsidR="009D1563">
        <w:rPr>
          <w:rFonts w:cs="Times New Roman"/>
        </w:rPr>
        <w:t xml:space="preserve"> </w:t>
      </w:r>
      <w:r w:rsidR="009D1563" w:rsidRPr="009D1563">
        <w:rPr>
          <w:rFonts w:cs="Times New Roman"/>
        </w:rPr>
        <w:fldChar w:fldCharType="begin"/>
      </w:r>
      <w:r w:rsidR="009D1563" w:rsidRPr="009D1563">
        <w:rPr>
          <w:rFonts w:cs="Times New Roman"/>
        </w:rPr>
        <w:instrText xml:space="preserve"> REF _Ref163715149 \h  \* MERGEFORMAT </w:instrText>
      </w:r>
      <w:r w:rsidR="009D1563" w:rsidRPr="009D1563">
        <w:rPr>
          <w:rFonts w:cs="Times New Roman"/>
        </w:rPr>
      </w:r>
      <w:r w:rsidR="009D1563" w:rsidRPr="009D1563">
        <w:rPr>
          <w:rFonts w:cs="Times New Roman"/>
        </w:rPr>
        <w:fldChar w:fldCharType="separate"/>
      </w:r>
      <w:r w:rsidR="009D1563" w:rsidRPr="009D1563">
        <w:t xml:space="preserve">Table </w:t>
      </w:r>
      <w:r w:rsidR="009D1563" w:rsidRPr="009D1563">
        <w:rPr>
          <w:noProof/>
        </w:rPr>
        <w:t>1</w:t>
      </w:r>
      <w:r w:rsidR="009D1563" w:rsidRPr="009D1563">
        <w:rPr>
          <w:rFonts w:cs="Times New Roman"/>
        </w:rPr>
        <w:fldChar w:fldCharType="end"/>
      </w:r>
      <w:r w:rsidR="009D1563">
        <w:rPr>
          <w:rFonts w:cs="Times New Roman"/>
        </w:rPr>
        <w:t>.</w:t>
      </w:r>
    </w:p>
    <w:p w14:paraId="70B7C773" w14:textId="580C5E8E" w:rsidR="00564F9C" w:rsidRDefault="00564F9C" w:rsidP="009D1563">
      <w:pPr>
        <w:pStyle w:val="Caption"/>
        <w:jc w:val="both"/>
        <w:rPr>
          <w:rFonts w:cs="Times New Roman"/>
        </w:rPr>
      </w:pPr>
      <w:bookmarkStart w:id="16" w:name="_Ref136929152"/>
      <w:bookmarkStart w:id="17" w:name="_Ref163715149"/>
      <w:bookmarkStart w:id="18" w:name="_Ref163737132"/>
      <w:r w:rsidRPr="00E82E29">
        <w:rPr>
          <w:b/>
          <w:bCs/>
        </w:rPr>
        <w:t xml:space="preserve">Table </w:t>
      </w:r>
      <w:r w:rsidRPr="00E82E29">
        <w:rPr>
          <w:b/>
          <w:bCs/>
        </w:rPr>
        <w:fldChar w:fldCharType="begin"/>
      </w:r>
      <w:r w:rsidRPr="00E82E29">
        <w:rPr>
          <w:b/>
          <w:bCs/>
        </w:rPr>
        <w:instrText xml:space="preserve"> SEQ Table \* ARABIC </w:instrText>
      </w:r>
      <w:r w:rsidRPr="00E82E29">
        <w:rPr>
          <w:b/>
          <w:bCs/>
        </w:rPr>
        <w:fldChar w:fldCharType="separate"/>
      </w:r>
      <w:r w:rsidR="00B96B7C">
        <w:rPr>
          <w:b/>
          <w:bCs/>
          <w:noProof/>
        </w:rPr>
        <w:t>1</w:t>
      </w:r>
      <w:r w:rsidRPr="00E82E29">
        <w:rPr>
          <w:b/>
          <w:bCs/>
        </w:rPr>
        <w:fldChar w:fldCharType="end"/>
      </w:r>
      <w:bookmarkEnd w:id="16"/>
      <w:bookmarkEnd w:id="17"/>
      <w:bookmarkEnd w:id="18"/>
      <w:r>
        <w:t xml:space="preserve">. Potential population-level outcomes resulting from the initial step of the prioritization framework. </w:t>
      </w:r>
      <w:r>
        <w:rPr>
          <w:color w:val="FF0000"/>
        </w:rPr>
        <w:t>Red</w:t>
      </w:r>
      <w:r>
        <w:t xml:space="preserve"> = IPTDS(s) within population is candidate for decommissioning, removal, or transfer from project 2018-002-00; </w:t>
      </w:r>
      <w:r w:rsidRPr="00032534">
        <w:rPr>
          <w:color w:val="BF8F00" w:themeColor="accent4" w:themeShade="BF"/>
        </w:rPr>
        <w:t>yellow</w:t>
      </w:r>
      <w:r>
        <w:t xml:space="preserve"> = further considerations needed; </w:t>
      </w:r>
      <w:r w:rsidRPr="00032534">
        <w:rPr>
          <w:color w:val="538135" w:themeColor="accent6" w:themeShade="BF"/>
        </w:rPr>
        <w:t>green</w:t>
      </w:r>
      <w:r>
        <w:t xml:space="preserve"> = IPTDS should be operated under project 2018-002-00. </w:t>
      </w:r>
    </w:p>
    <w:tbl>
      <w:tblPr>
        <w:tblStyle w:val="TableGrid"/>
        <w:tblW w:w="0" w:type="auto"/>
        <w:tblCellMar>
          <w:top w:w="115" w:type="dxa"/>
          <w:bottom w:w="115" w:type="dxa"/>
        </w:tblCellMar>
        <w:tblLook w:val="04A0" w:firstRow="1" w:lastRow="0" w:firstColumn="1" w:lastColumn="0" w:noHBand="0" w:noVBand="1"/>
      </w:tblPr>
      <w:tblGrid>
        <w:gridCol w:w="2965"/>
        <w:gridCol w:w="6385"/>
      </w:tblGrid>
      <w:tr w:rsidR="00564F9C" w:rsidRPr="00B10F24" w14:paraId="60F87F0E" w14:textId="77777777" w:rsidTr="000D521D">
        <w:tc>
          <w:tcPr>
            <w:tcW w:w="2965" w:type="dxa"/>
            <w:vAlign w:val="center"/>
          </w:tcPr>
          <w:p w14:paraId="556B6B68" w14:textId="77777777" w:rsidR="00564F9C" w:rsidRPr="00B10F24" w:rsidRDefault="00564F9C" w:rsidP="000D521D">
            <w:pPr>
              <w:jc w:val="center"/>
              <w:rPr>
                <w:rFonts w:cs="Times New Roman"/>
                <w:b/>
                <w:bCs/>
                <w:sz w:val="20"/>
                <w:szCs w:val="20"/>
              </w:rPr>
            </w:pPr>
            <w:r w:rsidRPr="00B10F24">
              <w:rPr>
                <w:rFonts w:cs="Times New Roman"/>
                <w:b/>
                <w:bCs/>
                <w:sz w:val="20"/>
                <w:szCs w:val="20"/>
              </w:rPr>
              <w:t>Outcome</w:t>
            </w:r>
          </w:p>
        </w:tc>
        <w:tc>
          <w:tcPr>
            <w:tcW w:w="6385" w:type="dxa"/>
            <w:vAlign w:val="center"/>
          </w:tcPr>
          <w:p w14:paraId="15044C86" w14:textId="77777777" w:rsidR="00564F9C" w:rsidRPr="00B10F24" w:rsidRDefault="00564F9C" w:rsidP="000D521D">
            <w:pPr>
              <w:jc w:val="center"/>
              <w:rPr>
                <w:rFonts w:cs="Times New Roman"/>
                <w:b/>
                <w:bCs/>
                <w:sz w:val="20"/>
                <w:szCs w:val="20"/>
              </w:rPr>
            </w:pPr>
            <w:r w:rsidRPr="00B10F24">
              <w:rPr>
                <w:rFonts w:cs="Times New Roman"/>
                <w:b/>
                <w:bCs/>
                <w:sz w:val="20"/>
                <w:szCs w:val="20"/>
              </w:rPr>
              <w:t>Description</w:t>
            </w:r>
          </w:p>
        </w:tc>
      </w:tr>
      <w:tr w:rsidR="00564F9C" w:rsidRPr="00B10F24" w14:paraId="5642E92C" w14:textId="77777777" w:rsidTr="000D521D">
        <w:trPr>
          <w:trHeight w:val="1369"/>
        </w:trPr>
        <w:tc>
          <w:tcPr>
            <w:tcW w:w="2965" w:type="dxa"/>
            <w:shd w:val="clear" w:color="auto" w:fill="FF5050"/>
            <w:vAlign w:val="center"/>
          </w:tcPr>
          <w:p w14:paraId="382F15C7" w14:textId="3850CAE6" w:rsidR="00564F9C" w:rsidRPr="00B10F24" w:rsidRDefault="00564F9C" w:rsidP="000D521D">
            <w:pPr>
              <w:jc w:val="center"/>
              <w:rPr>
                <w:rFonts w:cs="Times New Roman"/>
                <w:b/>
                <w:bCs/>
                <w:sz w:val="20"/>
                <w:szCs w:val="20"/>
              </w:rPr>
            </w:pPr>
            <w:r w:rsidRPr="00B10F24">
              <w:rPr>
                <w:rFonts w:cs="Times New Roman"/>
                <w:b/>
                <w:bCs/>
                <w:sz w:val="20"/>
                <w:szCs w:val="20"/>
              </w:rPr>
              <w:t>Consider</w:t>
            </w:r>
            <w:r w:rsidR="009D1563">
              <w:rPr>
                <w:rFonts w:cs="Times New Roman"/>
                <w:b/>
                <w:bCs/>
                <w:sz w:val="20"/>
                <w:szCs w:val="20"/>
              </w:rPr>
              <w:t xml:space="preserve"> IPTDS for decommissioning, removal, or transfer from </w:t>
            </w:r>
            <w:r w:rsidRPr="00B10F24">
              <w:rPr>
                <w:rFonts w:cs="Times New Roman"/>
                <w:b/>
                <w:bCs/>
                <w:sz w:val="20"/>
                <w:szCs w:val="20"/>
              </w:rPr>
              <w:t>O&amp;M project; keep other monitoring method</w:t>
            </w:r>
          </w:p>
        </w:tc>
        <w:tc>
          <w:tcPr>
            <w:tcW w:w="6385" w:type="dxa"/>
            <w:shd w:val="clear" w:color="auto" w:fill="FF5050"/>
            <w:vAlign w:val="center"/>
          </w:tcPr>
          <w:p w14:paraId="01633708" w14:textId="342F06E3" w:rsidR="00564F9C" w:rsidRPr="00B10F24" w:rsidRDefault="00564F9C" w:rsidP="000D521D">
            <w:pPr>
              <w:jc w:val="center"/>
              <w:rPr>
                <w:rFonts w:cs="Times New Roman"/>
                <w:sz w:val="20"/>
                <w:szCs w:val="20"/>
              </w:rPr>
            </w:pPr>
            <w:r w:rsidRPr="00B10F24">
              <w:rPr>
                <w:rFonts w:cs="Times New Roman"/>
                <w:sz w:val="20"/>
                <w:szCs w:val="20"/>
              </w:rPr>
              <w:t>Outcome is for populations that either a) occur within an MPG in which another population is monitored using a high-precision method</w:t>
            </w:r>
            <w:r w:rsidR="009D1563">
              <w:rPr>
                <w:rFonts w:cs="Times New Roman"/>
                <w:sz w:val="20"/>
                <w:szCs w:val="20"/>
              </w:rPr>
              <w:t>, high-precision monitoring is not desired,</w:t>
            </w:r>
            <w:r w:rsidRPr="00B10F24">
              <w:rPr>
                <w:rFonts w:cs="Times New Roman"/>
                <w:sz w:val="20"/>
                <w:szCs w:val="20"/>
              </w:rPr>
              <w:t xml:space="preserve"> AND is monitored using another low-precision method, or b) is monitored using two redundant, high-precision methods including IPTDS and redundancy is not necessary.</w:t>
            </w:r>
            <w:r w:rsidR="009D1563">
              <w:rPr>
                <w:rFonts w:cs="Times New Roman"/>
                <w:sz w:val="20"/>
                <w:szCs w:val="20"/>
              </w:rPr>
              <w:t xml:space="preserve"> This outcome can also occur for populations where IPTDS are currently not operated, and thus, no action is needed.</w:t>
            </w:r>
          </w:p>
        </w:tc>
      </w:tr>
      <w:tr w:rsidR="00564F9C" w:rsidRPr="00B10F24" w14:paraId="7A0E93D0" w14:textId="77777777" w:rsidTr="000D521D">
        <w:tc>
          <w:tcPr>
            <w:tcW w:w="2965" w:type="dxa"/>
            <w:shd w:val="clear" w:color="auto" w:fill="FFD966" w:themeFill="accent4" w:themeFillTint="99"/>
            <w:vAlign w:val="center"/>
          </w:tcPr>
          <w:p w14:paraId="5FF830D3" w14:textId="77777777" w:rsidR="00564F9C" w:rsidRPr="00B10F24" w:rsidRDefault="00564F9C" w:rsidP="000D521D">
            <w:pPr>
              <w:jc w:val="center"/>
              <w:rPr>
                <w:rFonts w:cs="Times New Roman"/>
                <w:b/>
                <w:bCs/>
                <w:sz w:val="20"/>
                <w:szCs w:val="20"/>
              </w:rPr>
            </w:pPr>
            <w:r w:rsidRPr="00B10F24">
              <w:rPr>
                <w:rFonts w:cs="Times New Roman"/>
                <w:b/>
                <w:bCs/>
                <w:sz w:val="20"/>
                <w:szCs w:val="20"/>
              </w:rPr>
              <w:t>Population is candidate for IPTDS O&amp;M project</w:t>
            </w:r>
          </w:p>
        </w:tc>
        <w:tc>
          <w:tcPr>
            <w:tcW w:w="6385" w:type="dxa"/>
            <w:shd w:val="clear" w:color="auto" w:fill="FFD966" w:themeFill="accent4" w:themeFillTint="99"/>
            <w:vAlign w:val="center"/>
          </w:tcPr>
          <w:p w14:paraId="4F75ECE9" w14:textId="77777777" w:rsidR="00564F9C" w:rsidRPr="00B10F24" w:rsidRDefault="00564F9C" w:rsidP="000D521D">
            <w:pPr>
              <w:jc w:val="center"/>
              <w:rPr>
                <w:rFonts w:cs="Times New Roman"/>
                <w:sz w:val="20"/>
                <w:szCs w:val="20"/>
              </w:rPr>
            </w:pPr>
            <w:r w:rsidRPr="00B10F24">
              <w:rPr>
                <w:rFonts w:cs="Times New Roman"/>
                <w:sz w:val="20"/>
                <w:szCs w:val="20"/>
              </w:rPr>
              <w:t>Outcome is for populations with currently no monitoring (i.e., data gaps) or for a population within an MPG that includes no populations with high-precision monitoring.</w:t>
            </w:r>
            <w:r w:rsidRPr="00B10F24">
              <w:rPr>
                <w:rStyle w:val="FootnoteReference"/>
                <w:rFonts w:cs="Times New Roman"/>
                <w:sz w:val="20"/>
                <w:szCs w:val="20"/>
              </w:rPr>
              <w:footnoteReference w:id="4"/>
            </w:r>
          </w:p>
        </w:tc>
      </w:tr>
      <w:tr w:rsidR="00564F9C" w:rsidRPr="00B10F24" w14:paraId="15F37257" w14:textId="77777777" w:rsidTr="000D521D">
        <w:tc>
          <w:tcPr>
            <w:tcW w:w="2965" w:type="dxa"/>
            <w:shd w:val="clear" w:color="auto" w:fill="FFD966" w:themeFill="accent4" w:themeFillTint="99"/>
            <w:vAlign w:val="center"/>
          </w:tcPr>
          <w:p w14:paraId="1C49855B" w14:textId="77777777" w:rsidR="00564F9C" w:rsidRPr="00B10F24" w:rsidRDefault="00564F9C" w:rsidP="000D521D">
            <w:pPr>
              <w:jc w:val="center"/>
              <w:rPr>
                <w:rFonts w:cs="Times New Roman"/>
                <w:b/>
                <w:bCs/>
                <w:sz w:val="20"/>
                <w:szCs w:val="20"/>
              </w:rPr>
            </w:pPr>
            <w:r w:rsidRPr="00B10F24">
              <w:rPr>
                <w:rFonts w:cs="Times New Roman"/>
                <w:b/>
                <w:bCs/>
                <w:sz w:val="20"/>
                <w:szCs w:val="20"/>
              </w:rPr>
              <w:t>Keep IPTDS or consider an alternative low-precision method</w:t>
            </w:r>
          </w:p>
        </w:tc>
        <w:tc>
          <w:tcPr>
            <w:tcW w:w="6385" w:type="dxa"/>
            <w:shd w:val="clear" w:color="auto" w:fill="FFD966" w:themeFill="accent4" w:themeFillTint="99"/>
            <w:vAlign w:val="center"/>
          </w:tcPr>
          <w:p w14:paraId="4B8DB206" w14:textId="77777777" w:rsidR="00564F9C" w:rsidRPr="00B10F24" w:rsidRDefault="00564F9C" w:rsidP="000D521D">
            <w:pPr>
              <w:jc w:val="center"/>
              <w:rPr>
                <w:rFonts w:cs="Times New Roman"/>
                <w:sz w:val="20"/>
                <w:szCs w:val="20"/>
              </w:rPr>
            </w:pPr>
            <w:r w:rsidRPr="00B10F24">
              <w:rPr>
                <w:rFonts w:cs="Times New Roman"/>
                <w:sz w:val="20"/>
                <w:szCs w:val="20"/>
              </w:rPr>
              <w:t>Outcome is for populations that currently experience high-precision IPTDS monitoring</w:t>
            </w:r>
            <w:r>
              <w:rPr>
                <w:rFonts w:cs="Times New Roman"/>
                <w:sz w:val="20"/>
                <w:szCs w:val="20"/>
              </w:rPr>
              <w:t xml:space="preserve"> but</w:t>
            </w:r>
            <w:r w:rsidRPr="00B10F24">
              <w:rPr>
                <w:rFonts w:cs="Times New Roman"/>
                <w:sz w:val="20"/>
                <w:szCs w:val="20"/>
              </w:rPr>
              <w:t xml:space="preserve"> occur within an MPG in which two or more populations are monitored using high-precision methods.</w:t>
            </w:r>
          </w:p>
        </w:tc>
      </w:tr>
      <w:tr w:rsidR="00564F9C" w:rsidRPr="00B10F24" w14:paraId="7AF7FC34" w14:textId="77777777" w:rsidTr="000D521D">
        <w:tc>
          <w:tcPr>
            <w:tcW w:w="2965" w:type="dxa"/>
            <w:shd w:val="clear" w:color="auto" w:fill="A8D08D" w:themeFill="accent6" w:themeFillTint="99"/>
            <w:vAlign w:val="center"/>
          </w:tcPr>
          <w:p w14:paraId="37762522" w14:textId="77777777" w:rsidR="00564F9C" w:rsidRPr="00B10F24" w:rsidRDefault="00564F9C" w:rsidP="000D521D">
            <w:pPr>
              <w:jc w:val="center"/>
              <w:rPr>
                <w:rFonts w:cs="Times New Roman"/>
                <w:b/>
                <w:bCs/>
                <w:sz w:val="20"/>
                <w:szCs w:val="20"/>
              </w:rPr>
            </w:pPr>
            <w:r w:rsidRPr="00B10F24">
              <w:rPr>
                <w:rFonts w:cs="Times New Roman"/>
                <w:b/>
                <w:bCs/>
                <w:sz w:val="20"/>
                <w:szCs w:val="20"/>
              </w:rPr>
              <w:t>Include necessary IPTDS on O&amp;M project</w:t>
            </w:r>
          </w:p>
        </w:tc>
        <w:tc>
          <w:tcPr>
            <w:tcW w:w="6385" w:type="dxa"/>
            <w:shd w:val="clear" w:color="auto" w:fill="A8D08D" w:themeFill="accent6" w:themeFillTint="99"/>
            <w:vAlign w:val="center"/>
          </w:tcPr>
          <w:p w14:paraId="4A7B65AA" w14:textId="6D5E7AF2" w:rsidR="00564F9C" w:rsidRPr="00B10F24" w:rsidRDefault="00564F9C" w:rsidP="000D521D">
            <w:pPr>
              <w:jc w:val="center"/>
              <w:rPr>
                <w:rFonts w:cs="Times New Roman"/>
                <w:sz w:val="20"/>
                <w:szCs w:val="20"/>
              </w:rPr>
            </w:pPr>
            <w:r w:rsidRPr="00B10F24">
              <w:rPr>
                <w:rFonts w:cs="Times New Roman"/>
                <w:sz w:val="20"/>
                <w:szCs w:val="20"/>
              </w:rPr>
              <w:t xml:space="preserve">The population should continue to be monitored using IPTDS funded under the Integrated IPTDS O&amp;M project. Three paths in </w:t>
            </w:r>
            <w:r w:rsidRPr="00B10F24">
              <w:rPr>
                <w:rFonts w:cs="Times New Roman"/>
                <w:sz w:val="20"/>
                <w:szCs w:val="20"/>
              </w:rPr>
              <w:fldChar w:fldCharType="begin"/>
            </w:r>
            <w:r w:rsidRPr="00B10F24">
              <w:rPr>
                <w:rFonts w:cs="Times New Roman"/>
                <w:sz w:val="20"/>
                <w:szCs w:val="20"/>
              </w:rPr>
              <w:instrText xml:space="preserve"> REF _Ref136412831 \h  \* MERGEFORMAT </w:instrText>
            </w:r>
            <w:r w:rsidRPr="00B10F24">
              <w:rPr>
                <w:rFonts w:cs="Times New Roman"/>
                <w:sz w:val="20"/>
                <w:szCs w:val="20"/>
              </w:rPr>
            </w:r>
            <w:r w:rsidRPr="00B10F24">
              <w:rPr>
                <w:rFonts w:cs="Times New Roman"/>
                <w:sz w:val="20"/>
                <w:szCs w:val="20"/>
              </w:rPr>
              <w:fldChar w:fldCharType="separate"/>
            </w:r>
            <w:r w:rsidR="009D1563" w:rsidRPr="009D1563">
              <w:rPr>
                <w:rFonts w:cs="Times New Roman"/>
                <w:sz w:val="20"/>
                <w:szCs w:val="20"/>
              </w:rPr>
              <w:t xml:space="preserve">Figure </w:t>
            </w:r>
            <w:r w:rsidR="009D1563" w:rsidRPr="009D1563">
              <w:rPr>
                <w:rFonts w:cs="Times New Roman"/>
                <w:noProof/>
                <w:sz w:val="20"/>
                <w:szCs w:val="20"/>
              </w:rPr>
              <w:t>1</w:t>
            </w:r>
            <w:r w:rsidRPr="00B10F24">
              <w:rPr>
                <w:rFonts w:cs="Times New Roman"/>
                <w:sz w:val="20"/>
                <w:szCs w:val="20"/>
              </w:rPr>
              <w:fldChar w:fldCharType="end"/>
            </w:r>
            <w:r w:rsidRPr="00B10F24">
              <w:rPr>
                <w:rFonts w:cs="Times New Roman"/>
                <w:sz w:val="20"/>
                <w:szCs w:val="20"/>
              </w:rPr>
              <w:t xml:space="preserve"> lead to this outcome. In general, this outcome is for populations in which current IPTDS are necessary for either low-precision or high-precision monitoring.  </w:t>
            </w:r>
          </w:p>
        </w:tc>
      </w:tr>
    </w:tbl>
    <w:p w14:paraId="36442E7A" w14:textId="77777777" w:rsidR="00564F9C" w:rsidRDefault="00564F9C" w:rsidP="00C054E0">
      <w:pPr>
        <w:jc w:val="both"/>
        <w:rPr>
          <w:rFonts w:cs="Times New Roman"/>
        </w:rPr>
      </w:pPr>
    </w:p>
    <w:p w14:paraId="6BF613B3" w14:textId="77777777" w:rsidR="0045782A" w:rsidRDefault="0045782A" w:rsidP="00A14C61">
      <w:pPr>
        <w:jc w:val="both"/>
        <w:rPr>
          <w:rFonts w:cs="Times New Roman"/>
        </w:rPr>
        <w:sectPr w:rsidR="0045782A" w:rsidSect="00111303">
          <w:pgSz w:w="12240" w:h="15840"/>
          <w:pgMar w:top="1440" w:right="1440" w:bottom="1440" w:left="1440" w:header="720" w:footer="720" w:gutter="0"/>
          <w:pgNumType w:start="1"/>
          <w:cols w:space="720"/>
          <w:docGrid w:linePitch="360"/>
        </w:sectPr>
      </w:pPr>
    </w:p>
    <w:p w14:paraId="6E9FB4FD" w14:textId="77777777" w:rsidR="00A60684" w:rsidRDefault="00A60684" w:rsidP="00A60684">
      <w:pPr>
        <w:jc w:val="center"/>
        <w:rPr>
          <w:rFonts w:cs="Times New Roman"/>
        </w:rPr>
      </w:pPr>
      <w:commentRangeStart w:id="19"/>
      <w:commentRangeStart w:id="20"/>
      <w:commentRangeStart w:id="21"/>
      <w:r w:rsidRPr="00BB08B4">
        <w:rPr>
          <w:rFonts w:cs="Times New Roman"/>
          <w:noProof/>
        </w:rPr>
        <w:lastRenderedPageBreak/>
        <w:drawing>
          <wp:inline distT="0" distB="0" distL="0" distR="0" wp14:anchorId="7FEF4EC9" wp14:editId="1E8C6845">
            <wp:extent cx="6924675" cy="5428717"/>
            <wp:effectExtent l="0" t="0" r="0" b="635"/>
            <wp:docPr id="800176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176599" name=""/>
                    <pic:cNvPicPr/>
                  </pic:nvPicPr>
                  <pic:blipFill>
                    <a:blip r:embed="rId18"/>
                    <a:stretch>
                      <a:fillRect/>
                    </a:stretch>
                  </pic:blipFill>
                  <pic:spPr>
                    <a:xfrm>
                      <a:off x="0" y="0"/>
                      <a:ext cx="7020127" cy="5503548"/>
                    </a:xfrm>
                    <a:prstGeom prst="rect">
                      <a:avLst/>
                    </a:prstGeom>
                  </pic:spPr>
                </pic:pic>
              </a:graphicData>
            </a:graphic>
          </wp:inline>
        </w:drawing>
      </w:r>
      <w:commentRangeEnd w:id="19"/>
      <w:commentRangeEnd w:id="20"/>
      <w:r>
        <w:rPr>
          <w:rStyle w:val="CommentReference"/>
        </w:rPr>
        <w:commentReference w:id="19"/>
      </w:r>
      <w:r>
        <w:rPr>
          <w:rStyle w:val="CommentReference"/>
        </w:rPr>
        <w:commentReference w:id="20"/>
      </w:r>
      <w:commentRangeEnd w:id="21"/>
      <w:r>
        <w:rPr>
          <w:rStyle w:val="CommentReference"/>
        </w:rPr>
        <w:commentReference w:id="21"/>
      </w:r>
    </w:p>
    <w:p w14:paraId="47A72994" w14:textId="3A58757B" w:rsidR="00465B97" w:rsidRDefault="00465B97" w:rsidP="00BD1AE4">
      <w:pPr>
        <w:jc w:val="center"/>
        <w:rPr>
          <w:rFonts w:cs="Times New Roman"/>
        </w:rPr>
      </w:pPr>
    </w:p>
    <w:p w14:paraId="176F3844" w14:textId="0224253E" w:rsidR="0045782A" w:rsidRDefault="00465B97" w:rsidP="0001722A">
      <w:pPr>
        <w:pStyle w:val="Caption"/>
        <w:jc w:val="both"/>
        <w:rPr>
          <w:rFonts w:cs="Times New Roman"/>
        </w:rPr>
        <w:sectPr w:rsidR="0045782A" w:rsidSect="00D153BC">
          <w:pgSz w:w="15840" w:h="12240" w:orient="landscape"/>
          <w:pgMar w:top="1152" w:right="1152" w:bottom="1152" w:left="1152" w:header="720" w:footer="720" w:gutter="0"/>
          <w:cols w:space="720"/>
          <w:docGrid w:linePitch="360"/>
        </w:sectPr>
      </w:pPr>
      <w:bookmarkStart w:id="22" w:name="_Ref136412831"/>
      <w:r w:rsidRPr="00465B97">
        <w:rPr>
          <w:b/>
          <w:bCs/>
        </w:rPr>
        <w:t xml:space="preserve">Figure </w:t>
      </w:r>
      <w:r w:rsidRPr="00465B97">
        <w:rPr>
          <w:b/>
          <w:bCs/>
        </w:rPr>
        <w:fldChar w:fldCharType="begin"/>
      </w:r>
      <w:r w:rsidRPr="00465B97">
        <w:rPr>
          <w:b/>
          <w:bCs/>
        </w:rPr>
        <w:instrText xml:space="preserve"> SEQ Figure \* ARABIC </w:instrText>
      </w:r>
      <w:r w:rsidRPr="00465B97">
        <w:rPr>
          <w:b/>
          <w:bCs/>
        </w:rPr>
        <w:fldChar w:fldCharType="separate"/>
      </w:r>
      <w:r w:rsidR="009D1563">
        <w:rPr>
          <w:b/>
          <w:bCs/>
          <w:noProof/>
        </w:rPr>
        <w:t>1</w:t>
      </w:r>
      <w:r w:rsidRPr="00465B97">
        <w:rPr>
          <w:b/>
          <w:bCs/>
        </w:rPr>
        <w:fldChar w:fldCharType="end"/>
      </w:r>
      <w:bookmarkEnd w:id="22"/>
      <w:r>
        <w:t xml:space="preserve">. </w:t>
      </w:r>
      <w:r w:rsidR="0001722A">
        <w:t xml:space="preserve">Flowchart to determine monitoring needs for each Snake River </w:t>
      </w:r>
      <w:r w:rsidR="00397ED9">
        <w:t>sp</w:t>
      </w:r>
      <w:r w:rsidR="004C2978">
        <w:t>ring</w:t>
      </w:r>
      <w:r w:rsidR="00397ED9">
        <w:t>/su</w:t>
      </w:r>
      <w:r w:rsidR="004C2978">
        <w:t>mmer</w:t>
      </w:r>
      <w:r w:rsidR="0001722A">
        <w:t xml:space="preserve"> Chinook salmon and steelhead population, and whether IPTDS in each population should be considered for inclusion in BPA project 2018-002-00.</w:t>
      </w:r>
      <w:r w:rsidR="00032534">
        <w:t xml:space="preserve"> Outcome colors are as follows: </w:t>
      </w:r>
      <w:r w:rsidR="00032534">
        <w:rPr>
          <w:color w:val="FF0000"/>
        </w:rPr>
        <w:t>Red</w:t>
      </w:r>
      <w:r w:rsidR="00032534">
        <w:t xml:space="preserve"> = </w:t>
      </w:r>
      <w:r w:rsidR="0024620B">
        <w:t>IPTDS(s) within population is candidate for decommissioning, removal, or transfer from project 2018-002-00</w:t>
      </w:r>
      <w:r w:rsidR="00032534">
        <w:t xml:space="preserve">; </w:t>
      </w:r>
      <w:r w:rsidR="00032534" w:rsidRPr="00032534">
        <w:rPr>
          <w:color w:val="BF8F00" w:themeColor="accent4" w:themeShade="BF"/>
        </w:rPr>
        <w:t>yellow</w:t>
      </w:r>
      <w:r w:rsidR="00032534">
        <w:t xml:space="preserve"> = further considerations needed; </w:t>
      </w:r>
      <w:r w:rsidR="00032534" w:rsidRPr="00032534">
        <w:rPr>
          <w:color w:val="538135" w:themeColor="accent6" w:themeShade="BF"/>
        </w:rPr>
        <w:t>green</w:t>
      </w:r>
      <w:r w:rsidR="00032534">
        <w:t xml:space="preserve"> = IPTDS should be operated under project 2018-002-00. </w:t>
      </w:r>
    </w:p>
    <w:p w14:paraId="6470170D" w14:textId="33B8D352" w:rsidR="00564F9C" w:rsidRPr="00637C2F" w:rsidRDefault="00564F9C" w:rsidP="00564F9C">
      <w:pPr>
        <w:pStyle w:val="ListParagraph"/>
        <w:numPr>
          <w:ilvl w:val="0"/>
          <w:numId w:val="8"/>
        </w:numPr>
        <w:jc w:val="both"/>
        <w:rPr>
          <w:rFonts w:cs="Times New Roman"/>
        </w:rPr>
      </w:pPr>
      <w:r>
        <w:rPr>
          <w:rFonts w:cs="Times New Roman"/>
        </w:rPr>
        <w:lastRenderedPageBreak/>
        <w:t xml:space="preserve">Finally, for each extant population, we further considered which IPTDS site(s) within the population are necessary for status and trends monitoring (low- or high-precision) and recommended for inclusion in project 2018-002-00 (Figure 2). Definitions and descriptions in </w:t>
      </w:r>
      <w:r w:rsidRPr="00AB53A5">
        <w:rPr>
          <w:rFonts w:cs="Times New Roman"/>
        </w:rPr>
        <w:fldChar w:fldCharType="begin"/>
      </w:r>
      <w:r w:rsidRPr="00AB53A5">
        <w:rPr>
          <w:rFonts w:cs="Times New Roman"/>
        </w:rPr>
        <w:instrText xml:space="preserve"> REF _Ref136931135 \h  \* MERGEFORMAT </w:instrText>
      </w:r>
      <w:r w:rsidRPr="00AB53A5">
        <w:rPr>
          <w:rFonts w:cs="Times New Roman"/>
        </w:rPr>
      </w:r>
      <w:r w:rsidRPr="00AB53A5">
        <w:rPr>
          <w:rFonts w:cs="Times New Roman"/>
        </w:rPr>
        <w:fldChar w:fldCharType="separate"/>
      </w:r>
      <w:r w:rsidR="009D1563" w:rsidRPr="009D1563">
        <w:t xml:space="preserve">Table </w:t>
      </w:r>
      <w:r w:rsidR="009D1563" w:rsidRPr="009D1563">
        <w:rPr>
          <w:noProof/>
        </w:rPr>
        <w:t>2</w:t>
      </w:r>
      <w:r w:rsidRPr="00AB53A5">
        <w:rPr>
          <w:rFonts w:cs="Times New Roman"/>
        </w:rPr>
        <w:fldChar w:fldCharType="end"/>
      </w:r>
      <w:r>
        <w:rPr>
          <w:rFonts w:cs="Times New Roman"/>
        </w:rPr>
        <w:t xml:space="preserve"> are provided to aid in interpretation of </w:t>
      </w:r>
      <w:r w:rsidRPr="00BC3D87">
        <w:rPr>
          <w:rFonts w:cs="Times New Roman"/>
        </w:rPr>
        <w:fldChar w:fldCharType="begin"/>
      </w:r>
      <w:r w:rsidRPr="00BC3D87">
        <w:rPr>
          <w:rFonts w:cs="Times New Roman"/>
        </w:rPr>
        <w:instrText xml:space="preserve"> REF _Ref136413521 \h  \* MERGEFORMAT </w:instrText>
      </w:r>
      <w:r w:rsidRPr="00BC3D87">
        <w:rPr>
          <w:rFonts w:cs="Times New Roman"/>
        </w:rPr>
      </w:r>
      <w:r w:rsidRPr="00BC3D87">
        <w:rPr>
          <w:rFonts w:cs="Times New Roman"/>
        </w:rPr>
        <w:fldChar w:fldCharType="separate"/>
      </w:r>
      <w:r w:rsidR="009D1563" w:rsidRPr="009D1563">
        <w:t xml:space="preserve">Figure </w:t>
      </w:r>
      <w:r w:rsidR="009D1563" w:rsidRPr="009D1563">
        <w:rPr>
          <w:noProof/>
        </w:rPr>
        <w:t>2</w:t>
      </w:r>
      <w:r w:rsidRPr="00BC3D87">
        <w:rPr>
          <w:rFonts w:cs="Times New Roman"/>
        </w:rPr>
        <w:fldChar w:fldCharType="end"/>
      </w:r>
      <w:r>
        <w:rPr>
          <w:rFonts w:cs="Times New Roman"/>
        </w:rPr>
        <w:t>.</w:t>
      </w:r>
    </w:p>
    <w:p w14:paraId="1BBACF1A" w14:textId="77777777" w:rsidR="00D92FCD" w:rsidRDefault="00D92FCD" w:rsidP="0001722A">
      <w:pPr>
        <w:pStyle w:val="Caption"/>
        <w:rPr>
          <w:b/>
          <w:bCs/>
        </w:rPr>
      </w:pPr>
      <w:bookmarkStart w:id="23" w:name="_Ref136931135"/>
    </w:p>
    <w:p w14:paraId="2AF1C16A" w14:textId="74C26A59" w:rsidR="0001722A" w:rsidRPr="0001722A" w:rsidRDefault="0001722A" w:rsidP="0001722A">
      <w:pPr>
        <w:pStyle w:val="Caption"/>
        <w:rPr>
          <w:rFonts w:cs="Times New Roman"/>
        </w:rPr>
      </w:pPr>
      <w:r w:rsidRPr="0001722A">
        <w:rPr>
          <w:b/>
          <w:bCs/>
        </w:rPr>
        <w:t xml:space="preserve">Table </w:t>
      </w:r>
      <w:r w:rsidRPr="0001722A">
        <w:rPr>
          <w:b/>
          <w:bCs/>
        </w:rPr>
        <w:fldChar w:fldCharType="begin"/>
      </w:r>
      <w:r w:rsidRPr="0001722A">
        <w:rPr>
          <w:b/>
          <w:bCs/>
        </w:rPr>
        <w:instrText xml:space="preserve"> SEQ Table \* ARABIC </w:instrText>
      </w:r>
      <w:r w:rsidRPr="0001722A">
        <w:rPr>
          <w:b/>
          <w:bCs/>
        </w:rPr>
        <w:fldChar w:fldCharType="separate"/>
      </w:r>
      <w:r w:rsidR="00B96B7C">
        <w:rPr>
          <w:b/>
          <w:bCs/>
          <w:noProof/>
        </w:rPr>
        <w:t>2</w:t>
      </w:r>
      <w:r w:rsidRPr="0001722A">
        <w:rPr>
          <w:b/>
          <w:bCs/>
        </w:rPr>
        <w:fldChar w:fldCharType="end"/>
      </w:r>
      <w:bookmarkEnd w:id="23"/>
      <w:r w:rsidRPr="0001722A">
        <w:rPr>
          <w:b/>
          <w:bCs/>
        </w:rPr>
        <w:t>.</w:t>
      </w:r>
      <w:r>
        <w:t xml:space="preserve"> Definitions or descriptions that may be useful for interpretation of </w:t>
      </w:r>
      <w:r w:rsidRPr="0001722A">
        <w:fldChar w:fldCharType="begin"/>
      </w:r>
      <w:r w:rsidRPr="0001722A">
        <w:instrText xml:space="preserve"> REF _Ref136413521 \h  \* MERGEFORMAT </w:instrText>
      </w:r>
      <w:r w:rsidRPr="0001722A">
        <w:fldChar w:fldCharType="separate"/>
      </w:r>
      <w:r w:rsidR="009D1563" w:rsidRPr="009D1563">
        <w:t xml:space="preserve">Figure </w:t>
      </w:r>
      <w:r w:rsidR="009D1563" w:rsidRPr="009D1563">
        <w:rPr>
          <w:noProof/>
        </w:rPr>
        <w:t>2</w:t>
      </w:r>
      <w:r w:rsidRPr="0001722A">
        <w:fldChar w:fldCharType="end"/>
      </w:r>
      <w:r>
        <w:t>.</w:t>
      </w:r>
    </w:p>
    <w:tbl>
      <w:tblPr>
        <w:tblStyle w:val="GridTable4"/>
        <w:tblW w:w="0" w:type="auto"/>
        <w:tblCellMar>
          <w:top w:w="115" w:type="dxa"/>
          <w:bottom w:w="115" w:type="dxa"/>
        </w:tblCellMar>
        <w:tblLook w:val="04A0" w:firstRow="1" w:lastRow="0" w:firstColumn="1" w:lastColumn="0" w:noHBand="0" w:noVBand="1"/>
      </w:tblPr>
      <w:tblGrid>
        <w:gridCol w:w="1615"/>
        <w:gridCol w:w="7735"/>
      </w:tblGrid>
      <w:tr w:rsidR="00BC3D87" w:rsidRPr="00B10F24" w14:paraId="49F90446" w14:textId="77777777" w:rsidTr="00E849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640D0E50" w14:textId="09445E6C" w:rsidR="00BC3D87" w:rsidRPr="00B10F24" w:rsidRDefault="00BC3D87" w:rsidP="00E84980">
            <w:pPr>
              <w:jc w:val="center"/>
              <w:rPr>
                <w:rFonts w:cs="Times New Roman"/>
                <w:sz w:val="20"/>
                <w:szCs w:val="20"/>
              </w:rPr>
            </w:pPr>
            <w:r w:rsidRPr="00B10F24">
              <w:rPr>
                <w:rFonts w:cs="Times New Roman"/>
                <w:sz w:val="20"/>
                <w:szCs w:val="20"/>
              </w:rPr>
              <w:t>Term</w:t>
            </w:r>
          </w:p>
        </w:tc>
        <w:tc>
          <w:tcPr>
            <w:tcW w:w="7735" w:type="dxa"/>
            <w:vAlign w:val="center"/>
          </w:tcPr>
          <w:p w14:paraId="63EB03AE" w14:textId="79EC74E7" w:rsidR="00BC3D87" w:rsidRPr="00B10F24" w:rsidRDefault="00BC3D87" w:rsidP="00E84980">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B10F24">
              <w:rPr>
                <w:rFonts w:cs="Times New Roman"/>
                <w:sz w:val="20"/>
                <w:szCs w:val="20"/>
              </w:rPr>
              <w:t>Definition or Description</w:t>
            </w:r>
          </w:p>
        </w:tc>
      </w:tr>
      <w:tr w:rsidR="00BC3D87" w:rsidRPr="00B10F24" w14:paraId="2027BCD5" w14:textId="77777777" w:rsidTr="00E849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466A1D5A" w14:textId="697E25F8" w:rsidR="00BC3D87" w:rsidRPr="00B10F24" w:rsidRDefault="00BC3D87" w:rsidP="00E84980">
            <w:pPr>
              <w:jc w:val="center"/>
              <w:rPr>
                <w:rFonts w:cs="Times New Roman"/>
                <w:sz w:val="20"/>
                <w:szCs w:val="20"/>
              </w:rPr>
            </w:pPr>
            <w:r w:rsidRPr="00B10F24">
              <w:rPr>
                <w:rFonts w:cs="Times New Roman"/>
                <w:sz w:val="20"/>
                <w:szCs w:val="20"/>
              </w:rPr>
              <w:t>Nodes</w:t>
            </w:r>
          </w:p>
        </w:tc>
        <w:tc>
          <w:tcPr>
            <w:tcW w:w="7735" w:type="dxa"/>
            <w:vAlign w:val="center"/>
          </w:tcPr>
          <w:p w14:paraId="6FF4DF4F" w14:textId="60B490AD" w:rsidR="00BC3D87" w:rsidRPr="00B10F24" w:rsidRDefault="00BC3D87" w:rsidP="00E84980">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B10F24">
              <w:rPr>
                <w:rFonts w:cs="Times New Roman"/>
                <w:sz w:val="20"/>
                <w:szCs w:val="20"/>
              </w:rPr>
              <w:t>A node is made up of a single, or group of, antenna(s) that form an independent PIT-tag detection location</w:t>
            </w:r>
            <w:r w:rsidR="00186027">
              <w:rPr>
                <w:rFonts w:cs="Times New Roman"/>
                <w:sz w:val="20"/>
                <w:szCs w:val="20"/>
              </w:rPr>
              <w:t>, oftentimes an array,</w:t>
            </w:r>
            <w:r w:rsidRPr="00B10F24">
              <w:rPr>
                <w:rFonts w:cs="Times New Roman"/>
                <w:sz w:val="20"/>
                <w:szCs w:val="20"/>
              </w:rPr>
              <w:t xml:space="preserve"> and can be ordered in reference to other nodes in the stream network.</w:t>
            </w:r>
          </w:p>
        </w:tc>
      </w:tr>
      <w:tr w:rsidR="00BC3D87" w:rsidRPr="00B10F24" w14:paraId="7532D054" w14:textId="77777777" w:rsidTr="00E84980">
        <w:tc>
          <w:tcPr>
            <w:cnfStyle w:val="001000000000" w:firstRow="0" w:lastRow="0" w:firstColumn="1" w:lastColumn="0" w:oddVBand="0" w:evenVBand="0" w:oddHBand="0" w:evenHBand="0" w:firstRowFirstColumn="0" w:firstRowLastColumn="0" w:lastRowFirstColumn="0" w:lastRowLastColumn="0"/>
            <w:tcW w:w="1615" w:type="dxa"/>
            <w:vAlign w:val="center"/>
          </w:tcPr>
          <w:p w14:paraId="2F83F6D8" w14:textId="41BF15A4" w:rsidR="00BC3D87" w:rsidRPr="00B10F24" w:rsidRDefault="00BC3D87" w:rsidP="00E84980">
            <w:pPr>
              <w:jc w:val="center"/>
              <w:rPr>
                <w:rFonts w:cs="Times New Roman"/>
                <w:sz w:val="20"/>
                <w:szCs w:val="20"/>
              </w:rPr>
            </w:pPr>
            <w:r w:rsidRPr="00B10F24">
              <w:rPr>
                <w:rFonts w:cs="Times New Roman"/>
                <w:sz w:val="20"/>
                <w:szCs w:val="20"/>
              </w:rPr>
              <w:t>Unbiased / Independent</w:t>
            </w:r>
          </w:p>
        </w:tc>
        <w:tc>
          <w:tcPr>
            <w:tcW w:w="7735" w:type="dxa"/>
            <w:vAlign w:val="center"/>
          </w:tcPr>
          <w:p w14:paraId="74A19089" w14:textId="02EC2314" w:rsidR="00BC3D87" w:rsidRPr="00B10F24" w:rsidRDefault="00BC3D87" w:rsidP="00E8498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B10F24">
              <w:rPr>
                <w:rFonts w:cs="Times New Roman"/>
                <w:sz w:val="20"/>
                <w:szCs w:val="20"/>
              </w:rPr>
              <w:t xml:space="preserve">IPTDS sites and/or nodes are independent if the probability of detecting a tag at one location is independent of detection at another site or node. For example, two nodes (e.g., arrays) within a short distance of each other (e.g., less than </w:t>
            </w:r>
            <w:r w:rsidR="00186027">
              <w:rPr>
                <w:rFonts w:cs="Times New Roman"/>
                <w:sz w:val="20"/>
                <w:szCs w:val="20"/>
              </w:rPr>
              <w:t>50</w:t>
            </w:r>
            <w:r w:rsidRPr="00B10F24">
              <w:rPr>
                <w:rFonts w:cs="Times New Roman"/>
                <w:sz w:val="20"/>
                <w:szCs w:val="20"/>
              </w:rPr>
              <w:t xml:space="preserve"> meters) may not be independent if marked fish are not mixing with unmarked fish between the nodes.</w:t>
            </w:r>
          </w:p>
        </w:tc>
      </w:tr>
      <w:tr w:rsidR="00BC3D87" w:rsidRPr="00B10F24" w14:paraId="2502508B" w14:textId="77777777" w:rsidTr="00E849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396F0A65" w14:textId="48650F4F" w:rsidR="00BC3D87" w:rsidRPr="00B10F24" w:rsidRDefault="00BC3D87" w:rsidP="00E84980">
            <w:pPr>
              <w:jc w:val="center"/>
              <w:rPr>
                <w:rFonts w:cs="Times New Roman"/>
                <w:sz w:val="20"/>
                <w:szCs w:val="20"/>
              </w:rPr>
            </w:pPr>
            <w:r w:rsidRPr="00B10F24">
              <w:rPr>
                <w:rFonts w:cs="Times New Roman"/>
                <w:sz w:val="20"/>
                <w:szCs w:val="20"/>
              </w:rPr>
              <w:t>Reliable</w:t>
            </w:r>
          </w:p>
        </w:tc>
        <w:tc>
          <w:tcPr>
            <w:tcW w:w="7735" w:type="dxa"/>
            <w:vAlign w:val="center"/>
          </w:tcPr>
          <w:p w14:paraId="73EEA379" w14:textId="781AA042" w:rsidR="00BC3D87" w:rsidRPr="00B10F24" w:rsidRDefault="0001722A" w:rsidP="004C3551">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B10F24">
              <w:rPr>
                <w:rFonts w:cs="Times New Roman"/>
                <w:sz w:val="20"/>
                <w:szCs w:val="20"/>
              </w:rPr>
              <w:t>The site has operated</w:t>
            </w:r>
            <w:r w:rsidR="00A60684">
              <w:rPr>
                <w:rFonts w:cs="Times New Roman"/>
                <w:sz w:val="20"/>
                <w:szCs w:val="20"/>
              </w:rPr>
              <w:t xml:space="preserve"> </w:t>
            </w:r>
            <w:commentRangeStart w:id="24"/>
            <w:commentRangeStart w:id="25"/>
            <w:commentRangeStart w:id="26"/>
            <w:commentRangeStart w:id="27"/>
            <w:r w:rsidR="00A60684" w:rsidRPr="00B10F24">
              <w:rPr>
                <w:rFonts w:cs="Times New Roman"/>
                <w:sz w:val="20"/>
                <w:szCs w:val="20"/>
              </w:rPr>
              <w:t xml:space="preserve">continuously (or near continuously) </w:t>
            </w:r>
            <w:commentRangeEnd w:id="24"/>
            <w:r w:rsidR="00A60684">
              <w:rPr>
                <w:rStyle w:val="CommentReference"/>
              </w:rPr>
              <w:commentReference w:id="24"/>
            </w:r>
            <w:commentRangeEnd w:id="25"/>
            <w:r w:rsidR="00A60684">
              <w:rPr>
                <w:rStyle w:val="CommentReference"/>
              </w:rPr>
              <w:commentReference w:id="25"/>
            </w:r>
            <w:commentRangeEnd w:id="26"/>
            <w:r w:rsidR="00A60684">
              <w:rPr>
                <w:rStyle w:val="CommentReference"/>
              </w:rPr>
              <w:commentReference w:id="26"/>
            </w:r>
            <w:commentRangeEnd w:id="27"/>
            <w:r w:rsidR="00161662">
              <w:rPr>
                <w:rStyle w:val="CommentReference"/>
              </w:rPr>
              <w:commentReference w:id="27"/>
            </w:r>
            <w:r w:rsidRPr="00B10F24">
              <w:rPr>
                <w:rFonts w:cs="Times New Roman"/>
                <w:sz w:val="20"/>
                <w:szCs w:val="20"/>
              </w:rPr>
              <w:t xml:space="preserve">through the adult migration period for each of the last five years for </w:t>
            </w:r>
            <w:r w:rsidR="00397ED9">
              <w:rPr>
                <w:rFonts w:cs="Times New Roman"/>
                <w:sz w:val="20"/>
                <w:szCs w:val="20"/>
              </w:rPr>
              <w:t>sp</w:t>
            </w:r>
            <w:r w:rsidR="004C2978">
              <w:rPr>
                <w:rFonts w:cs="Times New Roman"/>
                <w:sz w:val="20"/>
                <w:szCs w:val="20"/>
              </w:rPr>
              <w:t>ring</w:t>
            </w:r>
            <w:r w:rsidR="00397ED9">
              <w:rPr>
                <w:rFonts w:cs="Times New Roman"/>
                <w:sz w:val="20"/>
                <w:szCs w:val="20"/>
              </w:rPr>
              <w:t>/su</w:t>
            </w:r>
            <w:r w:rsidR="004C2978">
              <w:rPr>
                <w:rFonts w:cs="Times New Roman"/>
                <w:sz w:val="20"/>
                <w:szCs w:val="20"/>
              </w:rPr>
              <w:t>mmer</w:t>
            </w:r>
            <w:r w:rsidRPr="00B10F24">
              <w:rPr>
                <w:rFonts w:cs="Times New Roman"/>
                <w:sz w:val="20"/>
                <w:szCs w:val="20"/>
              </w:rPr>
              <w:t xml:space="preserve"> Chinook salmon and steelhead.</w:t>
            </w:r>
            <w:r w:rsidR="00A60684">
              <w:rPr>
                <w:rFonts w:cs="Times New Roman"/>
                <w:sz w:val="20"/>
                <w:szCs w:val="20"/>
              </w:rPr>
              <w:t xml:space="preserve"> </w:t>
            </w:r>
            <w:r w:rsidR="004C3551">
              <w:rPr>
                <w:rFonts w:cs="Times New Roman"/>
                <w:sz w:val="20"/>
                <w:szCs w:val="20"/>
              </w:rPr>
              <w:t>Here, we define “reliable operation” of a node as its antennas operating or detecting virtual test tags for greater than 75% of the steelhead and/or sp</w:t>
            </w:r>
            <w:r w:rsidR="00161662">
              <w:rPr>
                <w:rFonts w:cs="Times New Roman"/>
                <w:sz w:val="20"/>
                <w:szCs w:val="20"/>
              </w:rPr>
              <w:t>ring</w:t>
            </w:r>
            <w:r w:rsidR="004C3551">
              <w:rPr>
                <w:rFonts w:cs="Times New Roman"/>
                <w:sz w:val="20"/>
                <w:szCs w:val="20"/>
              </w:rPr>
              <w:t>/sum</w:t>
            </w:r>
            <w:r w:rsidR="00161662">
              <w:rPr>
                <w:rFonts w:cs="Times New Roman"/>
                <w:sz w:val="20"/>
                <w:szCs w:val="20"/>
              </w:rPr>
              <w:t>mer</w:t>
            </w:r>
            <w:r w:rsidR="004C3551">
              <w:rPr>
                <w:rFonts w:cs="Times New Roman"/>
                <w:sz w:val="20"/>
                <w:szCs w:val="20"/>
              </w:rPr>
              <w:t xml:space="preserve"> Chinook salmon spawning season, averaged across antennas. However, project proponents may need to re-evaluate criteria for reliable operations, and criteria may vary by species and location.</w:t>
            </w:r>
          </w:p>
        </w:tc>
      </w:tr>
    </w:tbl>
    <w:p w14:paraId="590B6AA2" w14:textId="77777777" w:rsidR="00916C1C" w:rsidRDefault="00916C1C"/>
    <w:p w14:paraId="09DF8FD9" w14:textId="77777777" w:rsidR="002878C4" w:rsidRDefault="002878C4" w:rsidP="00A14C61">
      <w:pPr>
        <w:jc w:val="both"/>
        <w:sectPr w:rsidR="002878C4" w:rsidSect="0045782A">
          <w:pgSz w:w="12240" w:h="15840"/>
          <w:pgMar w:top="1440" w:right="1440" w:bottom="1440" w:left="1440" w:header="720" w:footer="720" w:gutter="0"/>
          <w:cols w:space="720"/>
          <w:docGrid w:linePitch="360"/>
        </w:sectPr>
      </w:pPr>
    </w:p>
    <w:p w14:paraId="13EEF868" w14:textId="77777777" w:rsidR="0045782A" w:rsidRDefault="0045782A" w:rsidP="00A14C61">
      <w:pPr>
        <w:jc w:val="both"/>
      </w:pPr>
    </w:p>
    <w:p w14:paraId="2790BF0A" w14:textId="31217E3D" w:rsidR="00465B97" w:rsidRDefault="00E916FB" w:rsidP="002878C4">
      <w:pPr>
        <w:jc w:val="center"/>
      </w:pPr>
      <w:ins w:id="28" w:author="FELDHAUS Joseph * ODFW" w:date="2024-05-15T11:38:00Z">
        <w:r>
          <w:rPr>
            <w:noProof/>
          </w:rPr>
          <mc:AlternateContent>
            <mc:Choice Requires="wps">
              <w:drawing>
                <wp:anchor distT="0" distB="0" distL="114300" distR="114300" simplePos="0" relativeHeight="251661312" behindDoc="0" locked="0" layoutInCell="1" allowOverlap="1" wp14:anchorId="73E1F696" wp14:editId="566D96FC">
                  <wp:simplePos x="0" y="0"/>
                  <wp:positionH relativeFrom="column">
                    <wp:posOffset>6518910</wp:posOffset>
                  </wp:positionH>
                  <wp:positionV relativeFrom="paragraph">
                    <wp:posOffset>3833495</wp:posOffset>
                  </wp:positionV>
                  <wp:extent cx="688975" cy="327660"/>
                  <wp:effectExtent l="0" t="38100" r="53975" b="34290"/>
                  <wp:wrapNone/>
                  <wp:docPr id="1062161941" name="Straight Arrow Connector 4"/>
                  <wp:cNvGraphicFramePr/>
                  <a:graphic xmlns:a="http://schemas.openxmlformats.org/drawingml/2006/main">
                    <a:graphicData uri="http://schemas.microsoft.com/office/word/2010/wordprocessingShape">
                      <wps:wsp>
                        <wps:cNvCnPr/>
                        <wps:spPr>
                          <a:xfrm flipV="1">
                            <a:off x="0" y="0"/>
                            <a:ext cx="688975" cy="327660"/>
                          </a:xfrm>
                          <a:prstGeom prst="straightConnector1">
                            <a:avLst/>
                          </a:prstGeom>
                          <a:noFill/>
                          <a:ln w="6350" cap="flat" cmpd="sng" algn="ctr">
                            <a:solidFill>
                              <a:srgbClr val="4472C4"/>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type w14:anchorId="0B2B4AEA" id="_x0000_t32" coordsize="21600,21600" o:spt="32" o:oned="t" path="m,l21600,21600e" filled="f">
                  <v:path arrowok="t" fillok="f" o:connecttype="none"/>
                  <o:lock v:ext="edit" shapetype="t"/>
                </v:shapetype>
                <v:shape id="Straight Arrow Connector 4" o:spid="_x0000_s1026" type="#_x0000_t32" style="position:absolute;margin-left:513.3pt;margin-top:301.85pt;width:54.25pt;height:25.8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" strokecolor="#4472c4" strokeweight=".5pt">
                  <v:stroke endarrow="block" joinstyle="miter"/>
                </v:shape>
              </w:pict>
            </mc:Fallback>
          </mc:AlternateContent>
        </w:r>
      </w:ins>
      <w:ins w:id="29" w:author="FELDHAUS Joseph * ODFW" w:date="2024-05-15T11:37:00Z">
        <w:r>
          <w:rPr>
            <w:noProof/>
          </w:rPr>
          <mc:AlternateContent>
            <mc:Choice Requires="wps">
              <w:drawing>
                <wp:anchor distT="0" distB="0" distL="114300" distR="114300" simplePos="0" relativeHeight="251660288" behindDoc="0" locked="0" layoutInCell="1" allowOverlap="1" wp14:anchorId="3B44C49F" wp14:editId="3BCA2EAE">
                  <wp:simplePos x="0" y="0"/>
                  <wp:positionH relativeFrom="column">
                    <wp:posOffset>7266940</wp:posOffset>
                  </wp:positionH>
                  <wp:positionV relativeFrom="paragraph">
                    <wp:posOffset>3296920</wp:posOffset>
                  </wp:positionV>
                  <wp:extent cx="1790700" cy="1457325"/>
                  <wp:effectExtent l="0" t="0" r="19050" b="28575"/>
                  <wp:wrapNone/>
                  <wp:docPr id="902057664" name="Text Box 3"/>
                  <wp:cNvGraphicFramePr/>
                  <a:graphic xmlns:a="http://schemas.openxmlformats.org/drawingml/2006/main">
                    <a:graphicData uri="http://schemas.microsoft.com/office/word/2010/wordprocessingShape">
                      <wps:wsp>
                        <wps:cNvSpPr txBox="1"/>
                        <wps:spPr>
                          <a:xfrm>
                            <a:off x="0" y="0"/>
                            <a:ext cx="1790700" cy="1457325"/>
                          </a:xfrm>
                          <a:prstGeom prst="rect">
                            <a:avLst/>
                          </a:prstGeom>
                          <a:solidFill>
                            <a:sysClr val="window" lastClr="FFFFFF"/>
                          </a:solidFill>
                          <a:ln w="6350">
                            <a:solidFill>
                              <a:prstClr val="black"/>
                            </a:solidFill>
                          </a:ln>
                        </wps:spPr>
                        <wps:txbx>
                          <w:txbxContent>
                            <w:p w14:paraId="302D8DD6" w14:textId="77777777" w:rsidR="00E916FB" w:rsidRPr="00C85779" w:rsidRDefault="00E916FB" w:rsidP="00E916FB">
                              <w:ins w:id="30" w:author="FELDHAUS Joseph * ODFW" w:date="2024-05-15T11:38:00Z">
                                <w:r>
                                  <w:t xml:space="preserve">Cost benefit analysis </w:t>
                                </w:r>
                              </w:ins>
                              <w:ins w:id="31" w:author="FELDHAUS Joseph * ODFW" w:date="2024-05-15T11:41:00Z">
                                <w:r>
                                  <w:t xml:space="preserve">to determine </w:t>
                                </w:r>
                              </w:ins>
                              <w:ins w:id="32" w:author="FELDHAUS Joseph * ODFW" w:date="2024-05-15T11:58:00Z">
                                <w:r>
                                  <w:t xml:space="preserve">a) </w:t>
                                </w:r>
                              </w:ins>
                              <w:ins w:id="33" w:author="FELDHAUS Joseph * ODFW" w:date="2024-05-15T11:42:00Z">
                                <w:r>
                                  <w:t xml:space="preserve">how reliably a site needs to operate and </w:t>
                                </w:r>
                              </w:ins>
                              <w:ins w:id="34" w:author="FELDHAUS Joseph * ODFW" w:date="2024-05-15T11:58:00Z">
                                <w:r>
                                  <w:t xml:space="preserve">2) </w:t>
                                </w:r>
                              </w:ins>
                              <w:ins w:id="35" w:author="FELDHAUS Joseph * ODFW" w:date="2024-05-15T11:59:00Z">
                                <w:r>
                                  <w:t xml:space="preserve">logistical and costs considerations for site </w:t>
                                </w:r>
                              </w:ins>
                              <w:ins w:id="36" w:author="FELDHAUS Joseph * ODFW" w:date="2024-05-15T11:42:00Z">
                                <w:r>
                                  <w:t>upgrades</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B44C49F" id="_x0000_t202" coordsize="21600,21600" o:spt="202" path="m,l,21600r21600,l21600,xe">
                  <v:stroke joinstyle="miter"/>
                  <v:path gradientshapeok="t" o:connecttype="rect"/>
                </v:shapetype>
                <v:shape id="Text Box 3" o:spid="_x0000_s1026" type="#_x0000_t202" style="position:absolute;left:0;text-align:left;margin-left:572.2pt;margin-top:259.6pt;width:141pt;height:114.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" fillcolor="window" strokeweight=".5pt">
                  <v:textbox>
                    <w:txbxContent>
                      <w:p w14:paraId="302D8DD6" w14:textId="77777777" w:rsidR="00E916FB" w:rsidRPr="00C85779" w:rsidRDefault="00E916FB" w:rsidP="00E916FB">
                        <w:ins w:id="37" w:author="FELDHAUS Joseph * ODFW" w:date="2024-05-15T11:38:00Z">
                          <w:r>
                            <w:t xml:space="preserve">Cost benefit analysis </w:t>
                          </w:r>
                        </w:ins>
                        <w:ins w:id="38" w:author="FELDHAUS Joseph * ODFW" w:date="2024-05-15T11:41:00Z">
                          <w:r>
                            <w:t xml:space="preserve">to determine </w:t>
                          </w:r>
                        </w:ins>
                        <w:ins w:id="39" w:author="FELDHAUS Joseph * ODFW" w:date="2024-05-15T11:58:00Z">
                          <w:r>
                            <w:t xml:space="preserve">a) </w:t>
                          </w:r>
                        </w:ins>
                        <w:ins w:id="40" w:author="FELDHAUS Joseph * ODFW" w:date="2024-05-15T11:42:00Z">
                          <w:r>
                            <w:t xml:space="preserve">how reliably a site needs to operate and </w:t>
                          </w:r>
                        </w:ins>
                        <w:ins w:id="41" w:author="FELDHAUS Joseph * ODFW" w:date="2024-05-15T11:58:00Z">
                          <w:r>
                            <w:t xml:space="preserve">2) </w:t>
                          </w:r>
                        </w:ins>
                        <w:ins w:id="42" w:author="FELDHAUS Joseph * ODFW" w:date="2024-05-15T11:59:00Z">
                          <w:r>
                            <w:t xml:space="preserve">logistical and costs considerations for site </w:t>
                          </w:r>
                        </w:ins>
                        <w:ins w:id="43" w:author="FELDHAUS Joseph * ODFW" w:date="2024-05-15T11:42:00Z">
                          <w:r>
                            <w:t>upgrades</w:t>
                          </w:r>
                        </w:ins>
                      </w:p>
                    </w:txbxContent>
                  </v:textbox>
                </v:shape>
              </w:pict>
            </mc:Fallback>
          </mc:AlternateContent>
        </w:r>
      </w:ins>
      <w:ins w:id="44" w:author="FELDHAUS Joseph * ODFW" w:date="2024-05-15T11:36:00Z">
        <w:r>
          <w:rPr>
            <w:noProof/>
          </w:rPr>
          <mc:AlternateContent>
            <mc:Choice Requires="wps">
              <w:drawing>
                <wp:anchor distT="0" distB="0" distL="114300" distR="114300" simplePos="0" relativeHeight="251659264" behindDoc="0" locked="0" layoutInCell="1" allowOverlap="1" wp14:anchorId="284577D2" wp14:editId="2097E16F">
                  <wp:simplePos x="0" y="0"/>
                  <wp:positionH relativeFrom="column">
                    <wp:posOffset>6372225</wp:posOffset>
                  </wp:positionH>
                  <wp:positionV relativeFrom="paragraph">
                    <wp:posOffset>3457575</wp:posOffset>
                  </wp:positionV>
                  <wp:extent cx="395605" cy="266065"/>
                  <wp:effectExtent l="0" t="0" r="23495" b="19685"/>
                  <wp:wrapNone/>
                  <wp:docPr id="1879289366" name="Text Box 3"/>
                  <wp:cNvGraphicFramePr/>
                  <a:graphic xmlns:a="http://schemas.openxmlformats.org/drawingml/2006/main">
                    <a:graphicData uri="http://schemas.microsoft.com/office/word/2010/wordprocessingShape">
                      <wps:wsp>
                        <wps:cNvSpPr txBox="1"/>
                        <wps:spPr>
                          <a:xfrm>
                            <a:off x="0" y="0"/>
                            <a:ext cx="395605" cy="266065"/>
                          </a:xfrm>
                          <a:prstGeom prst="rect">
                            <a:avLst/>
                          </a:prstGeom>
                          <a:solidFill>
                            <a:sysClr val="window" lastClr="FFFFFF"/>
                          </a:solidFill>
                          <a:ln w="6350">
                            <a:solidFill>
                              <a:prstClr val="black"/>
                            </a:solidFill>
                          </a:ln>
                        </wps:spPr>
                        <wps:txbx>
                          <w:txbxContent>
                            <w:p w14:paraId="24C61CC1" w14:textId="77777777" w:rsidR="00E916FB" w:rsidRPr="00C85779" w:rsidRDefault="00E916FB" w:rsidP="00E916FB">
                              <w:ins w:id="45" w:author="FELDHAUS Joseph * ODFW" w:date="2024-05-15T11:36:00Z">
                                <w:r w:rsidRPr="00C85779">
                                  <w:t>No</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84577D2" id="_x0000_s1027" type="#_x0000_t202" style="position:absolute;left:0;text-align:left;margin-left:501.75pt;margin-top:272.25pt;width:31.15pt;height:20.9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" fillcolor="window" strokeweight=".5pt">
                  <v:textbox>
                    <w:txbxContent>
                      <w:p w14:paraId="24C61CC1" w14:textId="77777777" w:rsidR="00E916FB" w:rsidRPr="00C85779" w:rsidRDefault="00E916FB" w:rsidP="00E916FB">
                        <w:ins w:id="46" w:author="FELDHAUS Joseph * ODFW" w:date="2024-05-15T11:36:00Z">
                          <w:r w:rsidRPr="00C85779">
                            <w:t>No</w:t>
                          </w:r>
                        </w:ins>
                      </w:p>
                    </w:txbxContent>
                  </v:textbox>
                </v:shape>
              </w:pict>
            </mc:Fallback>
          </mc:AlternateContent>
        </w:r>
      </w:ins>
      <w:r w:rsidR="005521DF" w:rsidRPr="005521DF">
        <w:rPr>
          <w:noProof/>
        </w:rPr>
        <w:drawing>
          <wp:inline distT="0" distB="0" distL="0" distR="0" wp14:anchorId="2EB19971" wp14:editId="777F0FA0">
            <wp:extent cx="8241948" cy="5086350"/>
            <wp:effectExtent l="0" t="0" r="6985" b="0"/>
            <wp:docPr id="619387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387023" name=""/>
                    <pic:cNvPicPr/>
                  </pic:nvPicPr>
                  <pic:blipFill>
                    <a:blip r:embed="rId19"/>
                    <a:stretch>
                      <a:fillRect/>
                    </a:stretch>
                  </pic:blipFill>
                  <pic:spPr>
                    <a:xfrm>
                      <a:off x="0" y="0"/>
                      <a:ext cx="8286999" cy="5114152"/>
                    </a:xfrm>
                    <a:prstGeom prst="rect">
                      <a:avLst/>
                    </a:prstGeom>
                  </pic:spPr>
                </pic:pic>
              </a:graphicData>
            </a:graphic>
          </wp:inline>
        </w:drawing>
      </w:r>
    </w:p>
    <w:p w14:paraId="0B82C2B1" w14:textId="5A999B43" w:rsidR="00465B97" w:rsidRPr="00465B97" w:rsidRDefault="00465B97" w:rsidP="00A14C61">
      <w:pPr>
        <w:pStyle w:val="Caption"/>
        <w:jc w:val="both"/>
      </w:pPr>
      <w:bookmarkStart w:id="47" w:name="_Ref136413521"/>
      <w:r w:rsidRPr="00465B97">
        <w:rPr>
          <w:b/>
          <w:bCs/>
        </w:rPr>
        <w:t xml:space="preserve">Figure </w:t>
      </w:r>
      <w:r w:rsidRPr="00465B97">
        <w:rPr>
          <w:b/>
          <w:bCs/>
        </w:rPr>
        <w:fldChar w:fldCharType="begin"/>
      </w:r>
      <w:r w:rsidRPr="00465B97">
        <w:rPr>
          <w:b/>
          <w:bCs/>
        </w:rPr>
        <w:instrText xml:space="preserve"> SEQ Figure \* ARABIC </w:instrText>
      </w:r>
      <w:r w:rsidRPr="00465B97">
        <w:rPr>
          <w:b/>
          <w:bCs/>
        </w:rPr>
        <w:fldChar w:fldCharType="separate"/>
      </w:r>
      <w:r w:rsidR="009D1563">
        <w:rPr>
          <w:b/>
          <w:bCs/>
          <w:noProof/>
        </w:rPr>
        <w:t>2</w:t>
      </w:r>
      <w:r w:rsidRPr="00465B97">
        <w:rPr>
          <w:b/>
          <w:bCs/>
        </w:rPr>
        <w:fldChar w:fldCharType="end"/>
      </w:r>
      <w:bookmarkEnd w:id="47"/>
      <w:r w:rsidRPr="00465B97">
        <w:rPr>
          <w:b/>
          <w:bCs/>
        </w:rPr>
        <w:t xml:space="preserve">. </w:t>
      </w:r>
      <w:r w:rsidR="00E84980">
        <w:t>Flowchart demonstrating the decision-making process on which IPTDS(s) within a given population should be considered for inclusion in the IPTDS O&amp;M project (BPA project 2018-002-00), and/or whether any IPTDS(s) within a population could be removed.</w:t>
      </w:r>
    </w:p>
    <w:p w14:paraId="7217D090" w14:textId="77777777" w:rsidR="002878C4" w:rsidRDefault="002878C4" w:rsidP="0001722A">
      <w:pPr>
        <w:jc w:val="both"/>
        <w:rPr>
          <w:rFonts w:cs="Times New Roman"/>
          <w:b/>
          <w:bCs/>
        </w:rPr>
        <w:sectPr w:rsidR="002878C4" w:rsidSect="002878C4">
          <w:pgSz w:w="15840" w:h="12240" w:orient="landscape" w:code="1"/>
          <w:pgMar w:top="1440" w:right="1440" w:bottom="1440" w:left="1440" w:header="720" w:footer="720" w:gutter="0"/>
          <w:cols w:space="720"/>
          <w:docGrid w:linePitch="360"/>
        </w:sectPr>
      </w:pPr>
    </w:p>
    <w:p w14:paraId="03667FEC" w14:textId="77777777" w:rsidR="00C41C67" w:rsidRDefault="00C41C67" w:rsidP="00D77EA9">
      <w:pPr>
        <w:pStyle w:val="Heading2"/>
      </w:pPr>
      <w:bookmarkStart w:id="48" w:name="_Toc164257241"/>
      <w:r>
        <w:lastRenderedPageBreak/>
        <w:t>Additional Considerations</w:t>
      </w:r>
      <w:bookmarkEnd w:id="48"/>
    </w:p>
    <w:p w14:paraId="07A035E9" w14:textId="3AA9C226" w:rsidR="00D92FCD" w:rsidRDefault="00D92FCD" w:rsidP="000805A6">
      <w:pPr>
        <w:jc w:val="both"/>
        <w:rPr>
          <w:rFonts w:cs="Times New Roman"/>
        </w:rPr>
      </w:pPr>
      <w:r>
        <w:rPr>
          <w:rFonts w:cs="Times New Roman"/>
        </w:rPr>
        <w:t>In addition to the prioritization framework outlined above which uses ASMS guidance (CBCAMW 2010), we also took into consideration the role or importance of each population according to the viable MPG recovery scenarios provided by NOAA (2017;</w:t>
      </w:r>
      <w:r w:rsidR="00F67062">
        <w:rPr>
          <w:rFonts w:cs="Times New Roman"/>
        </w:rPr>
        <w:t xml:space="preserve"> </w:t>
      </w:r>
      <w:r w:rsidR="00F67062">
        <w:rPr>
          <w:rFonts w:cs="Times New Roman"/>
        </w:rPr>
        <w:fldChar w:fldCharType="begin"/>
      </w:r>
      <w:r w:rsidR="00F67062">
        <w:rPr>
          <w:rFonts w:cs="Times New Roman"/>
        </w:rPr>
        <w:instrText xml:space="preserve"> REF _Ref164257126 \h </w:instrText>
      </w:r>
      <w:r w:rsidR="00F67062">
        <w:rPr>
          <w:rFonts w:cs="Times New Roman"/>
        </w:rPr>
      </w:r>
      <w:r w:rsidR="00F67062">
        <w:rPr>
          <w:rFonts w:cs="Times New Roman"/>
        </w:rPr>
        <w:fldChar w:fldCharType="separate"/>
      </w:r>
      <w:r w:rsidR="00F67062">
        <w:t>APPENDIX B</w:t>
      </w:r>
      <w:r w:rsidR="00F67062">
        <w:rPr>
          <w:rFonts w:cs="Times New Roman"/>
        </w:rPr>
        <w:fldChar w:fldCharType="end"/>
      </w:r>
      <w:r>
        <w:rPr>
          <w:rFonts w:cs="Times New Roman"/>
        </w:rPr>
        <w:t>).</w:t>
      </w:r>
      <w:r w:rsidR="00B70079">
        <w:rPr>
          <w:rFonts w:cs="Times New Roman"/>
        </w:rPr>
        <w:t xml:space="preserve"> </w:t>
      </w:r>
      <w:commentRangeStart w:id="49"/>
      <w:commentRangeStart w:id="50"/>
      <w:commentRangeStart w:id="51"/>
      <w:r w:rsidR="00E916FB">
        <w:rPr>
          <w:rFonts w:cs="Times New Roman"/>
        </w:rPr>
        <w:t>For example, populations targeted for viability or high viability might be considered as a priority for high-precision monitoring over populations only targeted to be maintained. Also, steelhead populations considered B-run or with a high B-run component were considered for high-precision monitoring even if other populations within the MPG are being monitored with high-precision because B-run populations are of great conservation concern and influence downriver and in-river management decisions.</w:t>
      </w:r>
      <w:commentRangeEnd w:id="49"/>
      <w:r w:rsidR="00E916FB">
        <w:rPr>
          <w:rStyle w:val="CommentReference"/>
        </w:rPr>
        <w:commentReference w:id="49"/>
      </w:r>
      <w:commentRangeEnd w:id="50"/>
      <w:r w:rsidR="00E916FB">
        <w:rPr>
          <w:rStyle w:val="CommentReference"/>
        </w:rPr>
        <w:commentReference w:id="50"/>
      </w:r>
      <w:commentRangeEnd w:id="51"/>
      <w:r w:rsidR="00E916FB">
        <w:rPr>
          <w:rStyle w:val="CommentReference"/>
        </w:rPr>
        <w:commentReference w:id="51"/>
      </w:r>
    </w:p>
    <w:p w14:paraId="069457E7" w14:textId="0C464BBD" w:rsidR="00B70079" w:rsidRDefault="00B70079" w:rsidP="000805A6">
      <w:pPr>
        <w:jc w:val="both"/>
        <w:rPr>
          <w:rFonts w:cs="Times New Roman"/>
        </w:rPr>
      </w:pPr>
      <w:r>
        <w:rPr>
          <w:rFonts w:cs="Times New Roman"/>
        </w:rPr>
        <w:t>We also considered past information for each population the years in which IPTDS-based abundance estimates were considered “valid” and the coefficients of variation around those estimates (</w:t>
      </w:r>
      <w:r w:rsidR="00F67062">
        <w:rPr>
          <w:rFonts w:cs="Times New Roman"/>
        </w:rPr>
        <w:fldChar w:fldCharType="begin"/>
      </w:r>
      <w:r w:rsidR="00F67062">
        <w:rPr>
          <w:rFonts w:cs="Times New Roman"/>
        </w:rPr>
        <w:instrText xml:space="preserve"> REF _Ref163195368 \h </w:instrText>
      </w:r>
      <w:r w:rsidR="00F67062">
        <w:rPr>
          <w:rFonts w:cs="Times New Roman"/>
        </w:rPr>
      </w:r>
      <w:r w:rsidR="00F67062">
        <w:rPr>
          <w:rFonts w:cs="Times New Roman"/>
        </w:rPr>
        <w:fldChar w:fldCharType="separate"/>
      </w:r>
      <w:r w:rsidR="00F67062">
        <w:t>APPENDIX C</w:t>
      </w:r>
      <w:r w:rsidR="00F67062">
        <w:rPr>
          <w:rFonts w:cs="Times New Roman"/>
        </w:rPr>
        <w:fldChar w:fldCharType="end"/>
      </w:r>
      <w:r>
        <w:rPr>
          <w:rFonts w:cs="Times New Roman"/>
        </w:rPr>
        <w:t xml:space="preserve">), which collectively provided information on both populations where IPTDS are in operation and the </w:t>
      </w:r>
      <w:r w:rsidR="00161662">
        <w:rPr>
          <w:rFonts w:cs="Times New Roman"/>
        </w:rPr>
        <w:t>precision of IPTDS-based abundance estimates.</w:t>
      </w:r>
    </w:p>
    <w:p w14:paraId="55A2DB16" w14:textId="525160D1" w:rsidR="00B70079" w:rsidRDefault="00657327" w:rsidP="000805A6">
      <w:pPr>
        <w:jc w:val="both"/>
        <w:rPr>
          <w:rFonts w:cs="Times New Roman"/>
        </w:rPr>
      </w:pPr>
      <w:r>
        <w:rPr>
          <w:rFonts w:cs="Times New Roman"/>
        </w:rPr>
        <w:t xml:space="preserve">The goal of our site prioritization framework is to make recommendations as transparent as possible. However, for some MPGs, populations, and/or IPTDS sites, “gray areas” </w:t>
      </w:r>
      <w:r w:rsidR="009F2461">
        <w:rPr>
          <w:rFonts w:cs="Times New Roman"/>
        </w:rPr>
        <w:t xml:space="preserve">inevitably </w:t>
      </w:r>
      <w:r>
        <w:rPr>
          <w:rFonts w:cs="Times New Roman"/>
        </w:rPr>
        <w:t>exist, and professional judgement must occasionally be made which considers population priorities, logistics, costs, site reliability, past decision</w:t>
      </w:r>
      <w:r w:rsidR="009F2461">
        <w:rPr>
          <w:rFonts w:cs="Times New Roman"/>
        </w:rPr>
        <w:t>s</w:t>
      </w:r>
      <w:r>
        <w:rPr>
          <w:rFonts w:cs="Times New Roman"/>
        </w:rPr>
        <w:t>, etc. Further, some recommendations for Snake River steelhead inevitably must consider spring/summer Chinook salmon, or vice-versa, and so both species were considered during the process. However, we do recognize that greater logistical constraints historically occur for monitoring returning steelhead adults, and so in instances, some additional weight is given towards steelhead population monitoring.</w:t>
      </w:r>
      <w:r w:rsidR="005367B7">
        <w:rPr>
          <w:rFonts w:cs="Times New Roman"/>
        </w:rPr>
        <w:t xml:space="preserve"> </w:t>
      </w:r>
      <w:r w:rsidRPr="00F67062">
        <w:rPr>
          <w:rFonts w:cs="Times New Roman"/>
        </w:rPr>
        <w:t xml:space="preserve">Considerations and recommendations for Snake River steelhead and spring/summer Chinook salmon, by MPG and population, </w:t>
      </w:r>
      <w:r w:rsidR="00F67062" w:rsidRPr="00F67062">
        <w:rPr>
          <w:rFonts w:cs="Times New Roman"/>
        </w:rPr>
        <w:t xml:space="preserve">are provided in </w:t>
      </w:r>
      <w:r w:rsidR="00F67062" w:rsidRPr="00F67062">
        <w:rPr>
          <w:rFonts w:cs="Times New Roman"/>
        </w:rPr>
        <w:fldChar w:fldCharType="begin"/>
      </w:r>
      <w:r w:rsidR="00F67062" w:rsidRPr="00F67062">
        <w:rPr>
          <w:rFonts w:cs="Times New Roman"/>
        </w:rPr>
        <w:instrText xml:space="preserve"> REF _Ref164257071 \h </w:instrText>
      </w:r>
      <w:r w:rsidR="00F67062">
        <w:rPr>
          <w:rFonts w:cs="Times New Roman"/>
        </w:rPr>
        <w:instrText xml:space="preserve"> \* MERGEFORMAT </w:instrText>
      </w:r>
      <w:r w:rsidR="00F67062" w:rsidRPr="00F67062">
        <w:rPr>
          <w:rFonts w:cs="Times New Roman"/>
        </w:rPr>
      </w:r>
      <w:r w:rsidR="00F67062" w:rsidRPr="00F67062">
        <w:rPr>
          <w:rFonts w:cs="Times New Roman"/>
        </w:rPr>
        <w:fldChar w:fldCharType="separate"/>
      </w:r>
      <w:r w:rsidR="00F67062" w:rsidRPr="00F67062">
        <w:t>APPENDIX A.</w:t>
      </w:r>
      <w:r w:rsidR="00F67062" w:rsidRPr="00F67062">
        <w:rPr>
          <w:rFonts w:cs="Times New Roman"/>
        </w:rPr>
        <w:fldChar w:fldCharType="end"/>
      </w:r>
    </w:p>
    <w:p w14:paraId="57A16124" w14:textId="464C0355" w:rsidR="0001722A" w:rsidRPr="003627F5" w:rsidRDefault="0001722A" w:rsidP="003627F5">
      <w:pPr>
        <w:pStyle w:val="Heading1"/>
      </w:pPr>
      <w:bookmarkStart w:id="52" w:name="_Toc164257242"/>
      <w:r w:rsidRPr="003627F5">
        <w:t>RESULTS</w:t>
      </w:r>
      <w:bookmarkEnd w:id="52"/>
    </w:p>
    <w:p w14:paraId="3DA8CF8A" w14:textId="3F677585" w:rsidR="00C63F85" w:rsidRDefault="00C63F85" w:rsidP="003627F5">
      <w:pPr>
        <w:pStyle w:val="Heading2"/>
      </w:pPr>
      <w:bookmarkStart w:id="53" w:name="_Toc164257243"/>
      <w:r>
        <w:t>Synopsis</w:t>
      </w:r>
      <w:bookmarkEnd w:id="53"/>
    </w:p>
    <w:p w14:paraId="06CF28D6" w14:textId="7DDC1EF1" w:rsidR="00B96B7C" w:rsidRDefault="00485094" w:rsidP="009D1563">
      <w:pPr>
        <w:jc w:val="both"/>
        <w:rPr>
          <w:rFonts w:cs="Times New Roman"/>
        </w:rPr>
      </w:pPr>
      <w:r w:rsidRPr="00D673D0">
        <w:rPr>
          <w:rFonts w:cs="Times New Roman"/>
        </w:rPr>
        <w:t>After considering each MPG, population, and IPTDS site for both steelhead and spring/summer Chinook salmon, sites were lumped into one of four categories: 1) site recommended for continued funding, 2) existing sites</w:t>
      </w:r>
      <w:r w:rsidR="00B1481F">
        <w:rPr>
          <w:rFonts w:cs="Times New Roman"/>
        </w:rPr>
        <w:t>, currently under another project,</w:t>
      </w:r>
      <w:r w:rsidRPr="00D673D0">
        <w:rPr>
          <w:rFonts w:cs="Times New Roman"/>
        </w:rPr>
        <w:t xml:space="preserve"> recommended for funding under the IPTDS O&amp;M project, 3) proposed new sites, or 4) candidates for decommissioning, removal, or transfer from the IPTDS O&amp;M project</w:t>
      </w:r>
      <w:r w:rsidR="00B1481F">
        <w:rPr>
          <w:rFonts w:cs="Times New Roman"/>
        </w:rPr>
        <w:t xml:space="preserve"> to appropriate project</w:t>
      </w:r>
      <w:r w:rsidRPr="00D673D0">
        <w:rPr>
          <w:rFonts w:cs="Times New Roman"/>
        </w:rPr>
        <w:t>.</w:t>
      </w:r>
      <w:r w:rsidR="004E196B">
        <w:rPr>
          <w:rFonts w:cs="Times New Roman"/>
        </w:rPr>
        <w:t xml:space="preserve"> Recommendations are summarized in </w:t>
      </w:r>
      <w:r w:rsidR="004E196B" w:rsidRPr="004E196B">
        <w:rPr>
          <w:rFonts w:cs="Times New Roman"/>
        </w:rPr>
        <w:fldChar w:fldCharType="begin"/>
      </w:r>
      <w:r w:rsidR="004E196B" w:rsidRPr="004E196B">
        <w:rPr>
          <w:rFonts w:cs="Times New Roman"/>
        </w:rPr>
        <w:instrText xml:space="preserve"> REF _Ref163737141 \h  \* MERGEFORMAT </w:instrText>
      </w:r>
      <w:r w:rsidR="004E196B" w:rsidRPr="004E196B">
        <w:rPr>
          <w:rFonts w:cs="Times New Roman"/>
        </w:rPr>
      </w:r>
      <w:r w:rsidR="004E196B" w:rsidRPr="004E196B">
        <w:rPr>
          <w:rFonts w:cs="Times New Roman"/>
        </w:rPr>
        <w:fldChar w:fldCharType="separate"/>
      </w:r>
      <w:r w:rsidR="004E196B" w:rsidRPr="004E196B">
        <w:t xml:space="preserve">Table </w:t>
      </w:r>
      <w:r w:rsidR="004E196B" w:rsidRPr="004E196B">
        <w:rPr>
          <w:noProof/>
        </w:rPr>
        <w:t>3</w:t>
      </w:r>
      <w:r w:rsidR="004E196B" w:rsidRPr="004E196B">
        <w:rPr>
          <w:rFonts w:cs="Times New Roman"/>
        </w:rPr>
        <w:fldChar w:fldCharType="end"/>
      </w:r>
      <w:r w:rsidR="004E196B">
        <w:rPr>
          <w:rFonts w:cs="Times New Roman"/>
        </w:rPr>
        <w:t xml:space="preserve"> with specific summaries for sites currently funded under the project, existing sites to transfer to the project, or proposed new sites summarized in </w:t>
      </w:r>
      <w:r w:rsidR="004E196B" w:rsidRPr="004E196B">
        <w:rPr>
          <w:rFonts w:cs="Times New Roman"/>
        </w:rPr>
        <w:fldChar w:fldCharType="begin"/>
      </w:r>
      <w:r w:rsidR="004E196B" w:rsidRPr="004E196B">
        <w:rPr>
          <w:rFonts w:cs="Times New Roman"/>
        </w:rPr>
        <w:instrText xml:space="preserve"> REF _Ref163737213 \h  \* MERGEFORMAT </w:instrText>
      </w:r>
      <w:r w:rsidR="004E196B" w:rsidRPr="004E196B">
        <w:rPr>
          <w:rFonts w:cs="Times New Roman"/>
        </w:rPr>
      </w:r>
      <w:r w:rsidR="004E196B" w:rsidRPr="004E196B">
        <w:rPr>
          <w:rFonts w:cs="Times New Roman"/>
        </w:rPr>
        <w:fldChar w:fldCharType="separate"/>
      </w:r>
      <w:r w:rsidR="004E196B" w:rsidRPr="004E196B">
        <w:t xml:space="preserve">Table </w:t>
      </w:r>
      <w:r w:rsidR="004E196B" w:rsidRPr="004E196B">
        <w:rPr>
          <w:noProof/>
        </w:rPr>
        <w:t>4</w:t>
      </w:r>
      <w:r w:rsidR="004E196B" w:rsidRPr="004E196B">
        <w:rPr>
          <w:rFonts w:cs="Times New Roman"/>
        </w:rPr>
        <w:fldChar w:fldCharType="end"/>
      </w:r>
      <w:r w:rsidR="004E196B">
        <w:rPr>
          <w:rFonts w:cs="Times New Roman"/>
        </w:rPr>
        <w:t>.</w:t>
      </w:r>
      <w:r w:rsidR="005367B7">
        <w:rPr>
          <w:rFonts w:cs="Times New Roman"/>
        </w:rPr>
        <w:t xml:space="preserve"> An </w:t>
      </w:r>
      <w:hyperlink r:id="rId20" w:history="1">
        <w:r w:rsidR="005367B7" w:rsidRPr="00F67062">
          <w:rPr>
            <w:rStyle w:val="Hyperlink"/>
            <w:rFonts w:cs="Times New Roman"/>
          </w:rPr>
          <w:t>interactive leaflet map</w:t>
        </w:r>
      </w:hyperlink>
      <w:r w:rsidR="005367B7">
        <w:rPr>
          <w:rFonts w:cs="Times New Roman"/>
        </w:rPr>
        <w:t xml:space="preserve"> has also been created to view IPTDS across the Snake River basin, which includes a layer to summarize recommendations.</w:t>
      </w:r>
    </w:p>
    <w:p w14:paraId="0F7D18B7" w14:textId="77777777" w:rsidR="00F67062" w:rsidRDefault="00F67062" w:rsidP="009D1563">
      <w:pPr>
        <w:jc w:val="both"/>
        <w:rPr>
          <w:rFonts w:cs="Times New Roman"/>
        </w:rPr>
      </w:pPr>
      <w:bookmarkStart w:id="54" w:name="_Hlk164340094"/>
    </w:p>
    <w:p w14:paraId="604A747A" w14:textId="579DAB05" w:rsidR="00B96B7C" w:rsidRDefault="00B96B7C" w:rsidP="004E196B">
      <w:pPr>
        <w:pStyle w:val="Caption"/>
        <w:jc w:val="center"/>
        <w:rPr>
          <w:rFonts w:cs="Times New Roman"/>
        </w:rPr>
      </w:pPr>
      <w:bookmarkStart w:id="55" w:name="_Ref163737141"/>
      <w:r w:rsidRPr="004E196B">
        <w:rPr>
          <w:b/>
          <w:bCs/>
        </w:rPr>
        <w:t xml:space="preserve">Table </w:t>
      </w:r>
      <w:r w:rsidRPr="004E196B">
        <w:rPr>
          <w:b/>
          <w:bCs/>
        </w:rPr>
        <w:fldChar w:fldCharType="begin"/>
      </w:r>
      <w:r w:rsidRPr="004E196B">
        <w:rPr>
          <w:b/>
          <w:bCs/>
        </w:rPr>
        <w:instrText xml:space="preserve"> SEQ Table \* ARABIC </w:instrText>
      </w:r>
      <w:r w:rsidRPr="004E196B">
        <w:rPr>
          <w:b/>
          <w:bCs/>
        </w:rPr>
        <w:fldChar w:fldCharType="separate"/>
      </w:r>
      <w:r w:rsidRPr="004E196B">
        <w:rPr>
          <w:b/>
          <w:bCs/>
          <w:noProof/>
        </w:rPr>
        <w:t>3</w:t>
      </w:r>
      <w:r w:rsidRPr="004E196B">
        <w:rPr>
          <w:b/>
          <w:bCs/>
        </w:rPr>
        <w:fldChar w:fldCharType="end"/>
      </w:r>
      <w:bookmarkEnd w:id="55"/>
      <w:r w:rsidRPr="004E196B">
        <w:rPr>
          <w:b/>
          <w:bCs/>
        </w:rPr>
        <w:t>.</w:t>
      </w:r>
      <w:r w:rsidR="004E196B">
        <w:t xml:space="preserve"> Summary of recommendations for IPTDS in the Snake River basin.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85"/>
        <w:gridCol w:w="1895"/>
      </w:tblGrid>
      <w:tr w:rsidR="00B96B7C" w14:paraId="780E58DA" w14:textId="77777777" w:rsidTr="00B96B7C">
        <w:trPr>
          <w:jc w:val="center"/>
        </w:trPr>
        <w:tc>
          <w:tcPr>
            <w:tcW w:w="6385" w:type="dxa"/>
            <w:tcBorders>
              <w:top w:val="single" w:sz="4" w:space="0" w:color="auto"/>
              <w:bottom w:val="single" w:sz="4" w:space="0" w:color="auto"/>
            </w:tcBorders>
            <w:vAlign w:val="center"/>
          </w:tcPr>
          <w:p w14:paraId="5068DA6C" w14:textId="71760F9F" w:rsidR="00B96B7C" w:rsidRPr="00B96B7C" w:rsidRDefault="00B96B7C" w:rsidP="00B96B7C">
            <w:pPr>
              <w:jc w:val="center"/>
              <w:rPr>
                <w:rFonts w:cs="Times New Roman"/>
                <w:b/>
                <w:bCs/>
              </w:rPr>
            </w:pPr>
            <w:r w:rsidRPr="00B96B7C">
              <w:rPr>
                <w:rFonts w:cs="Times New Roman"/>
                <w:b/>
                <w:bCs/>
              </w:rPr>
              <w:t>Category</w:t>
            </w:r>
          </w:p>
        </w:tc>
        <w:tc>
          <w:tcPr>
            <w:tcW w:w="1895" w:type="dxa"/>
            <w:tcBorders>
              <w:top w:val="single" w:sz="4" w:space="0" w:color="auto"/>
              <w:bottom w:val="single" w:sz="4" w:space="0" w:color="auto"/>
            </w:tcBorders>
            <w:vAlign w:val="center"/>
          </w:tcPr>
          <w:p w14:paraId="61904E07" w14:textId="62E62021" w:rsidR="00B96B7C" w:rsidRPr="00B96B7C" w:rsidRDefault="00B96B7C" w:rsidP="00B96B7C">
            <w:pPr>
              <w:jc w:val="center"/>
              <w:rPr>
                <w:rFonts w:cs="Times New Roman"/>
                <w:b/>
                <w:bCs/>
              </w:rPr>
            </w:pPr>
            <w:r w:rsidRPr="00B96B7C">
              <w:rPr>
                <w:rFonts w:cs="Times New Roman"/>
                <w:b/>
                <w:bCs/>
              </w:rPr>
              <w:t>Number of Sites</w:t>
            </w:r>
          </w:p>
        </w:tc>
      </w:tr>
      <w:tr w:rsidR="00B96B7C" w14:paraId="0EA9F26D" w14:textId="77777777" w:rsidTr="00B96B7C">
        <w:trPr>
          <w:jc w:val="center"/>
        </w:trPr>
        <w:tc>
          <w:tcPr>
            <w:tcW w:w="6385" w:type="dxa"/>
            <w:tcBorders>
              <w:top w:val="single" w:sz="4" w:space="0" w:color="auto"/>
            </w:tcBorders>
            <w:vAlign w:val="center"/>
          </w:tcPr>
          <w:p w14:paraId="2FBFD0AF" w14:textId="597B0779" w:rsidR="00B96B7C" w:rsidRDefault="00B96B7C" w:rsidP="00B96B7C">
            <w:pPr>
              <w:jc w:val="right"/>
              <w:rPr>
                <w:rFonts w:cs="Times New Roman"/>
              </w:rPr>
            </w:pPr>
            <w:r>
              <w:rPr>
                <w:rFonts w:cs="Times New Roman"/>
              </w:rPr>
              <w:t>IPTDS Currently Funder Under Project:</w:t>
            </w:r>
          </w:p>
        </w:tc>
        <w:tc>
          <w:tcPr>
            <w:tcW w:w="1895" w:type="dxa"/>
            <w:tcBorders>
              <w:top w:val="single" w:sz="4" w:space="0" w:color="auto"/>
            </w:tcBorders>
            <w:vAlign w:val="center"/>
          </w:tcPr>
          <w:p w14:paraId="6CB59F37" w14:textId="5C5EDDDC" w:rsidR="00B96B7C" w:rsidRDefault="00B96B7C" w:rsidP="00B96B7C">
            <w:pPr>
              <w:jc w:val="center"/>
              <w:rPr>
                <w:rFonts w:cs="Times New Roman"/>
              </w:rPr>
            </w:pPr>
            <w:r>
              <w:rPr>
                <w:rFonts w:cs="Times New Roman"/>
              </w:rPr>
              <w:t>32</w:t>
            </w:r>
          </w:p>
        </w:tc>
      </w:tr>
      <w:tr w:rsidR="00B96B7C" w14:paraId="0FB3C64F" w14:textId="77777777" w:rsidTr="00B96B7C">
        <w:trPr>
          <w:jc w:val="center"/>
        </w:trPr>
        <w:tc>
          <w:tcPr>
            <w:tcW w:w="6385" w:type="dxa"/>
            <w:vAlign w:val="center"/>
          </w:tcPr>
          <w:p w14:paraId="59739C21" w14:textId="746259CE" w:rsidR="00B96B7C" w:rsidRDefault="00B96B7C" w:rsidP="00B96B7C">
            <w:pPr>
              <w:jc w:val="right"/>
              <w:rPr>
                <w:rFonts w:cs="Times New Roman"/>
              </w:rPr>
            </w:pPr>
            <w:r>
              <w:rPr>
                <w:rFonts w:cs="Times New Roman"/>
              </w:rPr>
              <w:t>Candidates for Decommissioning, Removal, or Transfer from Project:</w:t>
            </w:r>
          </w:p>
        </w:tc>
        <w:tc>
          <w:tcPr>
            <w:tcW w:w="1895" w:type="dxa"/>
            <w:vAlign w:val="center"/>
          </w:tcPr>
          <w:p w14:paraId="43397E6C" w14:textId="6428201B" w:rsidR="00B96B7C" w:rsidRDefault="00B96B7C" w:rsidP="00B96B7C">
            <w:pPr>
              <w:jc w:val="center"/>
              <w:rPr>
                <w:rFonts w:cs="Times New Roman"/>
              </w:rPr>
            </w:pPr>
            <w:r>
              <w:rPr>
                <w:rFonts w:cs="Times New Roman"/>
              </w:rPr>
              <w:t>-8</w:t>
            </w:r>
          </w:p>
        </w:tc>
      </w:tr>
      <w:tr w:rsidR="00B96B7C" w14:paraId="2D3F7740" w14:textId="77777777" w:rsidTr="00B96B7C">
        <w:trPr>
          <w:jc w:val="center"/>
        </w:trPr>
        <w:tc>
          <w:tcPr>
            <w:tcW w:w="6385" w:type="dxa"/>
            <w:vAlign w:val="center"/>
          </w:tcPr>
          <w:p w14:paraId="7ECB8CB4" w14:textId="2A3C06C0" w:rsidR="00B96B7C" w:rsidRDefault="00B96B7C" w:rsidP="00B96B7C">
            <w:pPr>
              <w:jc w:val="right"/>
              <w:rPr>
                <w:rFonts w:cs="Times New Roman"/>
              </w:rPr>
            </w:pPr>
            <w:r>
              <w:rPr>
                <w:rFonts w:cs="Times New Roman"/>
              </w:rPr>
              <w:t>Existing IPTDS Recommended for Funding Under Project:</w:t>
            </w:r>
          </w:p>
        </w:tc>
        <w:tc>
          <w:tcPr>
            <w:tcW w:w="1895" w:type="dxa"/>
            <w:vAlign w:val="center"/>
          </w:tcPr>
          <w:p w14:paraId="61E1C495" w14:textId="3E40660F" w:rsidR="00B96B7C" w:rsidRDefault="00E916FB" w:rsidP="00B96B7C">
            <w:pPr>
              <w:jc w:val="center"/>
              <w:rPr>
                <w:rFonts w:cs="Times New Roman"/>
              </w:rPr>
            </w:pPr>
            <w:commentRangeStart w:id="56"/>
            <w:r>
              <w:rPr>
                <w:rFonts w:cs="Times New Roman"/>
              </w:rPr>
              <w:t>10</w:t>
            </w:r>
            <w:commentRangeEnd w:id="56"/>
            <w:r>
              <w:rPr>
                <w:rStyle w:val="CommentReference"/>
              </w:rPr>
              <w:commentReference w:id="56"/>
            </w:r>
          </w:p>
        </w:tc>
      </w:tr>
      <w:tr w:rsidR="00B96B7C" w14:paraId="4504DF1B" w14:textId="77777777" w:rsidTr="00B96B7C">
        <w:trPr>
          <w:jc w:val="center"/>
        </w:trPr>
        <w:tc>
          <w:tcPr>
            <w:tcW w:w="6385" w:type="dxa"/>
            <w:tcBorders>
              <w:bottom w:val="single" w:sz="4" w:space="0" w:color="auto"/>
            </w:tcBorders>
            <w:vAlign w:val="center"/>
          </w:tcPr>
          <w:p w14:paraId="76CE9409" w14:textId="16571F15" w:rsidR="00B96B7C" w:rsidRDefault="00B96B7C" w:rsidP="00B96B7C">
            <w:pPr>
              <w:jc w:val="right"/>
              <w:rPr>
                <w:rFonts w:cs="Times New Roman"/>
              </w:rPr>
            </w:pPr>
            <w:r>
              <w:rPr>
                <w:rFonts w:cs="Times New Roman"/>
              </w:rPr>
              <w:t>New IPTDS Sites Proposed:</w:t>
            </w:r>
          </w:p>
        </w:tc>
        <w:tc>
          <w:tcPr>
            <w:tcW w:w="1895" w:type="dxa"/>
            <w:tcBorders>
              <w:bottom w:val="single" w:sz="4" w:space="0" w:color="auto"/>
            </w:tcBorders>
            <w:vAlign w:val="center"/>
          </w:tcPr>
          <w:p w14:paraId="6E12098A" w14:textId="56EE259A" w:rsidR="00B96B7C" w:rsidRDefault="00E916FB" w:rsidP="00B96B7C">
            <w:pPr>
              <w:jc w:val="center"/>
              <w:rPr>
                <w:rFonts w:cs="Times New Roman"/>
              </w:rPr>
            </w:pPr>
            <w:commentRangeStart w:id="57"/>
            <w:r>
              <w:rPr>
                <w:rFonts w:cs="Times New Roman"/>
              </w:rPr>
              <w:t>5</w:t>
            </w:r>
            <w:commentRangeEnd w:id="57"/>
            <w:r>
              <w:rPr>
                <w:rStyle w:val="CommentReference"/>
              </w:rPr>
              <w:commentReference w:id="57"/>
            </w:r>
          </w:p>
        </w:tc>
      </w:tr>
      <w:tr w:rsidR="00B96B7C" w14:paraId="190CFF6D" w14:textId="77777777" w:rsidTr="00B96B7C">
        <w:trPr>
          <w:jc w:val="center"/>
        </w:trPr>
        <w:tc>
          <w:tcPr>
            <w:tcW w:w="6385" w:type="dxa"/>
            <w:tcBorders>
              <w:top w:val="single" w:sz="4" w:space="0" w:color="auto"/>
            </w:tcBorders>
            <w:vAlign w:val="center"/>
          </w:tcPr>
          <w:p w14:paraId="66EFDEE8" w14:textId="7D7A145D" w:rsidR="00B96B7C" w:rsidRDefault="00B96B7C" w:rsidP="00B96B7C">
            <w:pPr>
              <w:jc w:val="right"/>
              <w:rPr>
                <w:rFonts w:cs="Times New Roman"/>
              </w:rPr>
            </w:pPr>
            <w:r>
              <w:rPr>
                <w:rFonts w:cs="Times New Roman"/>
              </w:rPr>
              <w:t>Potential IPTDS to be Funded Under Project:</w:t>
            </w:r>
          </w:p>
        </w:tc>
        <w:tc>
          <w:tcPr>
            <w:tcW w:w="1895" w:type="dxa"/>
            <w:tcBorders>
              <w:top w:val="single" w:sz="4" w:space="0" w:color="auto"/>
            </w:tcBorders>
            <w:vAlign w:val="center"/>
          </w:tcPr>
          <w:p w14:paraId="1B474ACB" w14:textId="473C14B4" w:rsidR="00B96B7C" w:rsidRDefault="00B96B7C" w:rsidP="00B96B7C">
            <w:pPr>
              <w:jc w:val="center"/>
              <w:rPr>
                <w:rFonts w:cs="Times New Roman"/>
              </w:rPr>
            </w:pPr>
            <w:r>
              <w:rPr>
                <w:rFonts w:cs="Times New Roman"/>
              </w:rPr>
              <w:t>39</w:t>
            </w:r>
          </w:p>
        </w:tc>
      </w:tr>
    </w:tbl>
    <w:p w14:paraId="37920A80" w14:textId="77777777" w:rsidR="00B96B7C" w:rsidRDefault="00B96B7C" w:rsidP="009D1563">
      <w:pPr>
        <w:jc w:val="both"/>
        <w:rPr>
          <w:rFonts w:cs="Times New Roman"/>
        </w:rPr>
      </w:pPr>
    </w:p>
    <w:bookmarkEnd w:id="54"/>
    <w:p w14:paraId="01AA7D45" w14:textId="06097EC2" w:rsidR="009D1563" w:rsidRPr="00485094" w:rsidRDefault="003520D5" w:rsidP="009D1563">
      <w:pPr>
        <w:jc w:val="both"/>
        <w:rPr>
          <w:rFonts w:cs="Times New Roman"/>
        </w:rPr>
        <w:sectPr w:rsidR="009D1563" w:rsidRPr="00485094" w:rsidSect="00C63F85">
          <w:footnotePr>
            <w:pos w:val="beneathText"/>
          </w:footnotePr>
          <w:pgSz w:w="12240" w:h="15840" w:code="1"/>
          <w:pgMar w:top="1440" w:right="1440" w:bottom="1440" w:left="1440" w:header="720" w:footer="720" w:gutter="0"/>
          <w:cols w:space="720"/>
          <w:docGrid w:linePitch="360"/>
        </w:sectPr>
      </w:pPr>
      <w:r w:rsidRPr="003520D5">
        <w:rPr>
          <w:rFonts w:cs="Times New Roman"/>
        </w:rPr>
        <w:fldChar w:fldCharType="begin"/>
      </w:r>
      <w:r w:rsidRPr="003520D5">
        <w:rPr>
          <w:rFonts w:cs="Times New Roman"/>
        </w:rPr>
        <w:instrText xml:space="preserve"> REF _Ref142566021 \h  \* MERGEFORMAT </w:instrText>
      </w:r>
      <w:r w:rsidRPr="003520D5">
        <w:rPr>
          <w:rFonts w:cs="Times New Roman"/>
        </w:rPr>
      </w:r>
      <w:r w:rsidRPr="003520D5">
        <w:rPr>
          <w:rFonts w:cs="Times New Roman"/>
        </w:rPr>
        <w:fldChar w:fldCharType="separate"/>
      </w:r>
    </w:p>
    <w:p w14:paraId="196DF596" w14:textId="4E100507" w:rsidR="002D15E4" w:rsidRPr="00CE7EEC" w:rsidRDefault="003520D5" w:rsidP="00CE7EEC">
      <w:pPr>
        <w:pStyle w:val="Caption"/>
        <w:rPr>
          <w:rFonts w:cs="Times New Roman"/>
        </w:rPr>
      </w:pPr>
      <w:r w:rsidRPr="003520D5">
        <w:rPr>
          <w:rFonts w:cs="Times New Roman"/>
        </w:rPr>
        <w:lastRenderedPageBreak/>
        <w:fldChar w:fldCharType="end"/>
      </w:r>
      <w:bookmarkStart w:id="58" w:name="_Ref163737213"/>
      <w:bookmarkStart w:id="59" w:name="_Ref163717399"/>
      <w:bookmarkStart w:id="60" w:name="_Ref141944808"/>
      <w:bookmarkStart w:id="61" w:name="_Ref142566021"/>
      <w:r w:rsidR="00485094" w:rsidRPr="00722B0E">
        <w:rPr>
          <w:b/>
          <w:bCs/>
          <w:highlight w:val="cyan"/>
        </w:rPr>
        <w:t xml:space="preserve">Table </w:t>
      </w:r>
      <w:r w:rsidR="00485094" w:rsidRPr="00722B0E">
        <w:rPr>
          <w:b/>
          <w:bCs/>
          <w:highlight w:val="cyan"/>
        </w:rPr>
        <w:fldChar w:fldCharType="begin"/>
      </w:r>
      <w:r w:rsidR="00485094" w:rsidRPr="00722B0E">
        <w:rPr>
          <w:b/>
          <w:bCs/>
          <w:highlight w:val="cyan"/>
        </w:rPr>
        <w:instrText xml:space="preserve"> SEQ Table \* ARABIC </w:instrText>
      </w:r>
      <w:r w:rsidR="00485094" w:rsidRPr="00722B0E">
        <w:rPr>
          <w:b/>
          <w:bCs/>
          <w:highlight w:val="cyan"/>
        </w:rPr>
        <w:fldChar w:fldCharType="separate"/>
      </w:r>
      <w:r w:rsidR="00B96B7C" w:rsidRPr="00722B0E">
        <w:rPr>
          <w:b/>
          <w:bCs/>
          <w:noProof/>
          <w:highlight w:val="cyan"/>
        </w:rPr>
        <w:t>4</w:t>
      </w:r>
      <w:r w:rsidR="00485094" w:rsidRPr="00722B0E">
        <w:rPr>
          <w:b/>
          <w:bCs/>
          <w:highlight w:val="cyan"/>
        </w:rPr>
        <w:fldChar w:fldCharType="end"/>
      </w:r>
      <w:bookmarkEnd w:id="58"/>
      <w:r w:rsidR="00485094" w:rsidRPr="00722B0E">
        <w:rPr>
          <w:highlight w:val="cyan"/>
        </w:rPr>
        <w:t xml:space="preserve">. Summary of recommendation for </w:t>
      </w:r>
      <w:commentRangeStart w:id="62"/>
      <w:r w:rsidR="00485094" w:rsidRPr="00722B0E">
        <w:rPr>
          <w:highlight w:val="cyan"/>
        </w:rPr>
        <w:t>IPTDS</w:t>
      </w:r>
      <w:commentRangeEnd w:id="62"/>
      <w:r w:rsidR="00722B0E">
        <w:rPr>
          <w:rStyle w:val="CommentReference"/>
          <w:i w:val="0"/>
          <w:iCs w:val="0"/>
        </w:rPr>
        <w:commentReference w:id="62"/>
      </w:r>
      <w:r w:rsidR="00485094" w:rsidRPr="00722B0E">
        <w:rPr>
          <w:highlight w:val="cyan"/>
        </w:rPr>
        <w:t xml:space="preserve"> in the Snake River basin</w:t>
      </w:r>
      <w:r w:rsidR="004E196B" w:rsidRPr="00722B0E">
        <w:rPr>
          <w:highlight w:val="cyan"/>
        </w:rPr>
        <w:t xml:space="preserve"> for each site currently funded under the Integrated IPTDS O&amp;M project, proposed for transfer under the project, or for locations where IPTDS are proposed</w:t>
      </w:r>
      <w:r w:rsidR="00485094" w:rsidRPr="00722B0E">
        <w:rPr>
          <w:highlight w:val="cyan"/>
        </w:rPr>
        <w:t>.</w:t>
      </w:r>
      <w:bookmarkEnd w:id="59"/>
    </w:p>
    <w:tbl>
      <w:tblPr>
        <w:tblStyle w:val="GridTable4"/>
        <w:tblW w:w="13046" w:type="dxa"/>
        <w:tblLayout w:type="fixed"/>
        <w:tblLook w:val="04A0" w:firstRow="1" w:lastRow="0" w:firstColumn="1" w:lastColumn="0" w:noHBand="0" w:noVBand="1"/>
      </w:tblPr>
      <w:tblGrid>
        <w:gridCol w:w="850"/>
        <w:gridCol w:w="727"/>
        <w:gridCol w:w="1118"/>
        <w:gridCol w:w="1069"/>
        <w:gridCol w:w="2898"/>
        <w:gridCol w:w="6376"/>
        <w:gridCol w:w="8"/>
      </w:tblGrid>
      <w:tr w:rsidR="00A835E8" w:rsidRPr="003031D2" w14:paraId="65403138" w14:textId="62B317D8" w:rsidTr="009D1563">
        <w:trPr>
          <w:gridAfter w:val="1"/>
          <w:cnfStyle w:val="100000000000" w:firstRow="1" w:lastRow="0" w:firstColumn="0" w:lastColumn="0" w:oddVBand="0" w:evenVBand="0" w:oddHBand="0" w:evenHBand="0" w:firstRowFirstColumn="0" w:firstRowLastColumn="0" w:lastRowFirstColumn="0" w:lastRowLastColumn="0"/>
          <w:wAfter w:w="8" w:type="dxa"/>
          <w:tblHeader/>
        </w:trPr>
        <w:tc>
          <w:tcPr>
            <w:cnfStyle w:val="001000000000" w:firstRow="0" w:lastRow="0" w:firstColumn="1" w:lastColumn="0" w:oddVBand="0" w:evenVBand="0" w:oddHBand="0" w:evenHBand="0" w:firstRowFirstColumn="0" w:firstRowLastColumn="0" w:lastRowFirstColumn="0" w:lastRowLastColumn="0"/>
            <w:tcW w:w="850" w:type="dxa"/>
            <w:vAlign w:val="center"/>
          </w:tcPr>
          <w:p w14:paraId="5CA64D01" w14:textId="5030E83F" w:rsidR="00A835E8" w:rsidRPr="003031D2" w:rsidRDefault="00A835E8" w:rsidP="00A835E8">
            <w:pPr>
              <w:pStyle w:val="Caption"/>
              <w:spacing w:after="0"/>
              <w:contextualSpacing/>
              <w:jc w:val="center"/>
              <w:rPr>
                <w:rFonts w:cs="Times New Roman"/>
                <w:i w:val="0"/>
                <w:iCs w:val="0"/>
                <w:szCs w:val="20"/>
              </w:rPr>
            </w:pPr>
            <w:r w:rsidRPr="003031D2">
              <w:rPr>
                <w:rFonts w:cs="Times New Roman"/>
                <w:i w:val="0"/>
                <w:iCs w:val="0"/>
                <w:szCs w:val="20"/>
              </w:rPr>
              <w:t>Site Code</w:t>
            </w:r>
          </w:p>
        </w:tc>
        <w:tc>
          <w:tcPr>
            <w:tcW w:w="727" w:type="dxa"/>
            <w:vAlign w:val="center"/>
          </w:tcPr>
          <w:p w14:paraId="72E4FEBF" w14:textId="749790F1" w:rsidR="00A835E8" w:rsidRPr="003031D2" w:rsidRDefault="00A835E8" w:rsidP="00A835E8">
            <w:pPr>
              <w:pStyle w:val="Caption"/>
              <w:spacing w:after="0"/>
              <w:contextualSpacing/>
              <w:jc w:val="center"/>
              <w:cnfStyle w:val="100000000000" w:firstRow="1"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szCs w:val="20"/>
              </w:rPr>
              <w:t>O&amp;M Site</w:t>
            </w:r>
          </w:p>
        </w:tc>
        <w:tc>
          <w:tcPr>
            <w:tcW w:w="1118" w:type="dxa"/>
            <w:vAlign w:val="center"/>
          </w:tcPr>
          <w:p w14:paraId="560DC7FE" w14:textId="256AE3AB" w:rsidR="00A835E8" w:rsidRPr="003031D2" w:rsidRDefault="00A835E8" w:rsidP="00A835E8">
            <w:pPr>
              <w:pStyle w:val="Caption"/>
              <w:spacing w:after="0"/>
              <w:contextualSpacing/>
              <w:jc w:val="center"/>
              <w:cnfStyle w:val="100000000000" w:firstRow="1"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szCs w:val="20"/>
              </w:rPr>
              <w:t>Steelhead Pop ID</w:t>
            </w:r>
          </w:p>
        </w:tc>
        <w:tc>
          <w:tcPr>
            <w:tcW w:w="1069" w:type="dxa"/>
            <w:vAlign w:val="center"/>
          </w:tcPr>
          <w:p w14:paraId="69BE369C" w14:textId="2EDF637B" w:rsidR="00A835E8" w:rsidRPr="003031D2" w:rsidRDefault="00A835E8" w:rsidP="00A835E8">
            <w:pPr>
              <w:pStyle w:val="Caption"/>
              <w:spacing w:after="0"/>
              <w:contextualSpacing/>
              <w:jc w:val="center"/>
              <w:cnfStyle w:val="100000000000" w:firstRow="1"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szCs w:val="20"/>
              </w:rPr>
              <w:t>Chinook Pop ID</w:t>
            </w:r>
          </w:p>
        </w:tc>
        <w:tc>
          <w:tcPr>
            <w:tcW w:w="2898" w:type="dxa"/>
            <w:vAlign w:val="center"/>
          </w:tcPr>
          <w:p w14:paraId="4141E89F" w14:textId="3162A92A" w:rsidR="00A835E8" w:rsidRPr="003031D2" w:rsidRDefault="00A835E8" w:rsidP="00A835E8">
            <w:pPr>
              <w:pStyle w:val="Caption"/>
              <w:spacing w:after="0"/>
              <w:contextualSpacing/>
              <w:jc w:val="center"/>
              <w:cnfStyle w:val="100000000000" w:firstRow="1"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szCs w:val="20"/>
              </w:rPr>
              <w:t>Recommendation</w:t>
            </w:r>
          </w:p>
        </w:tc>
        <w:tc>
          <w:tcPr>
            <w:tcW w:w="6376" w:type="dxa"/>
            <w:vAlign w:val="center"/>
          </w:tcPr>
          <w:p w14:paraId="0BA6926A" w14:textId="4EBF14F5" w:rsidR="00A835E8" w:rsidRPr="003031D2" w:rsidRDefault="00A835E8" w:rsidP="00A835E8">
            <w:pPr>
              <w:pStyle w:val="Caption"/>
              <w:spacing w:after="0"/>
              <w:contextualSpacing/>
              <w:jc w:val="center"/>
              <w:cnfStyle w:val="100000000000" w:firstRow="1" w:lastRow="0" w:firstColumn="0" w:lastColumn="0" w:oddVBand="0" w:evenVBand="0" w:oddHBand="0" w:evenHBand="0" w:firstRowFirstColumn="0" w:firstRowLastColumn="0" w:lastRowFirstColumn="0" w:lastRowLastColumn="0"/>
              <w:rPr>
                <w:rFonts w:cs="Times New Roman"/>
                <w:i w:val="0"/>
                <w:iCs w:val="0"/>
                <w:szCs w:val="20"/>
              </w:rPr>
            </w:pPr>
            <w:r>
              <w:rPr>
                <w:rFonts w:cs="Times New Roman"/>
                <w:i w:val="0"/>
                <w:iCs w:val="0"/>
                <w:szCs w:val="20"/>
              </w:rPr>
              <w:t>Notes</w:t>
            </w:r>
          </w:p>
        </w:tc>
      </w:tr>
      <w:tr w:rsidR="000A18C8" w:rsidRPr="003031D2" w14:paraId="48510267" w14:textId="77777777" w:rsidTr="009D15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6" w:type="dxa"/>
            <w:gridSpan w:val="7"/>
            <w:shd w:val="clear" w:color="auto" w:fill="3B3838" w:themeFill="background2" w:themeFillShade="40"/>
            <w:vAlign w:val="center"/>
          </w:tcPr>
          <w:p w14:paraId="78D96DAA" w14:textId="09CB3DFE" w:rsidR="000A18C8" w:rsidRPr="000A18C8" w:rsidRDefault="000A18C8" w:rsidP="000A18C8">
            <w:pPr>
              <w:pStyle w:val="Caption"/>
              <w:spacing w:after="0"/>
              <w:contextualSpacing/>
              <w:rPr>
                <w:rFonts w:cs="Times New Roman"/>
                <w:i w:val="0"/>
                <w:iCs w:val="0"/>
                <w:color w:val="000000"/>
                <w:szCs w:val="20"/>
              </w:rPr>
            </w:pPr>
            <w:r w:rsidRPr="000A18C8">
              <w:rPr>
                <w:rFonts w:cs="Times New Roman"/>
                <w:i w:val="0"/>
                <w:iCs w:val="0"/>
                <w:szCs w:val="20"/>
              </w:rPr>
              <w:t>Upper Salmon</w:t>
            </w:r>
          </w:p>
        </w:tc>
      </w:tr>
      <w:tr w:rsidR="00A835E8" w:rsidRPr="003031D2" w14:paraId="1F655663" w14:textId="104B90ED"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7ED39497" w14:textId="5DB02EDE"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VC2</w:t>
            </w:r>
          </w:p>
        </w:tc>
        <w:tc>
          <w:tcPr>
            <w:tcW w:w="727" w:type="dxa"/>
            <w:vAlign w:val="center"/>
          </w:tcPr>
          <w:p w14:paraId="15F858C6" w14:textId="3052FC79"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73725767" w14:textId="7AAC761C"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SRUMA-s</w:t>
            </w:r>
          </w:p>
        </w:tc>
        <w:tc>
          <w:tcPr>
            <w:tcW w:w="1069" w:type="dxa"/>
            <w:vAlign w:val="center"/>
          </w:tcPr>
          <w:p w14:paraId="04900275" w14:textId="453C0D4D"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SRVAL</w:t>
            </w:r>
          </w:p>
        </w:tc>
        <w:tc>
          <w:tcPr>
            <w:tcW w:w="2898" w:type="dxa"/>
            <w:vAlign w:val="center"/>
          </w:tcPr>
          <w:p w14:paraId="23BAF5AF" w14:textId="006A9885"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val="restart"/>
            <w:shd w:val="clear" w:color="auto" w:fill="auto"/>
            <w:vAlign w:val="center"/>
          </w:tcPr>
          <w:p w14:paraId="3E039237" w14:textId="64D601DD" w:rsidR="00A835E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Collectively, VC2 and YFK would provide monitoring for 2 of 5 major spawning areas in SRUMA-s. Prior to YFK, CVs for IPTDS-based estimates for SRUMA-s exceeded 15%; since YFK was installed CVs have been &lt;15% in 6 of 11 years. If transferring YFK to the project is not desired, an IPTDS in the mainstem Salmon River near</w:t>
            </w:r>
            <w:r w:rsidR="00C179DD">
              <w:rPr>
                <w:rFonts w:cs="Times New Roman"/>
                <w:i w:val="0"/>
                <w:iCs w:val="0"/>
                <w:color w:val="000000"/>
                <w:szCs w:val="20"/>
              </w:rPr>
              <w:t xml:space="preserve"> the lower boundary of the SRUMA-s population</w:t>
            </w:r>
            <w:r w:rsidRPr="000A18C8">
              <w:rPr>
                <w:rFonts w:cs="Times New Roman"/>
                <w:i w:val="0"/>
                <w:iCs w:val="0"/>
                <w:color w:val="000000"/>
                <w:szCs w:val="20"/>
              </w:rPr>
              <w:t xml:space="preserve"> could be considered</w:t>
            </w:r>
            <w:commentRangeStart w:id="63"/>
            <w:commentRangeStart w:id="64"/>
            <w:r w:rsidR="00E916FB" w:rsidRPr="000A18C8">
              <w:rPr>
                <w:rFonts w:cs="Times New Roman"/>
                <w:i w:val="0"/>
                <w:iCs w:val="0"/>
                <w:color w:val="000000"/>
                <w:szCs w:val="20"/>
              </w:rPr>
              <w:t>.</w:t>
            </w:r>
            <w:commentRangeEnd w:id="63"/>
            <w:r w:rsidR="00E916FB">
              <w:rPr>
                <w:rStyle w:val="CommentReference"/>
                <w:i w:val="0"/>
                <w:iCs w:val="0"/>
              </w:rPr>
              <w:commentReference w:id="63"/>
            </w:r>
            <w:commentRangeEnd w:id="64"/>
            <w:r w:rsidR="00CF04C6">
              <w:rPr>
                <w:rStyle w:val="CommentReference"/>
                <w:i w:val="0"/>
                <w:iCs w:val="0"/>
              </w:rPr>
              <w:commentReference w:id="64"/>
            </w:r>
          </w:p>
        </w:tc>
      </w:tr>
      <w:tr w:rsidR="00A835E8" w:rsidRPr="003031D2" w14:paraId="590CEBA1" w14:textId="2A0D11B6"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2F4BC024" w14:textId="228C5F2F"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YFK</w:t>
            </w:r>
          </w:p>
        </w:tc>
        <w:tc>
          <w:tcPr>
            <w:tcW w:w="727" w:type="dxa"/>
            <w:vAlign w:val="center"/>
          </w:tcPr>
          <w:p w14:paraId="0816F6C1" w14:textId="2BD72A00"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118" w:type="dxa"/>
            <w:vAlign w:val="center"/>
          </w:tcPr>
          <w:p w14:paraId="7404FD23" w14:textId="78731278"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SRUMA-s</w:t>
            </w:r>
          </w:p>
        </w:tc>
        <w:tc>
          <w:tcPr>
            <w:tcW w:w="1069" w:type="dxa"/>
            <w:vAlign w:val="center"/>
          </w:tcPr>
          <w:p w14:paraId="7E701C4D" w14:textId="719888F1"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SRYFS</w:t>
            </w:r>
          </w:p>
        </w:tc>
        <w:tc>
          <w:tcPr>
            <w:tcW w:w="2898" w:type="dxa"/>
            <w:vAlign w:val="center"/>
          </w:tcPr>
          <w:p w14:paraId="2DFAA817" w14:textId="1469E110"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6" w:type="dxa"/>
            <w:vMerge/>
            <w:shd w:val="clear" w:color="auto" w:fill="auto"/>
            <w:vAlign w:val="center"/>
          </w:tcPr>
          <w:p w14:paraId="526D42C4" w14:textId="77777777"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p>
        </w:tc>
      </w:tr>
      <w:tr w:rsidR="000A18C8" w:rsidRPr="003031D2" w14:paraId="6343299D" w14:textId="44A73644"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429D4B45" w14:textId="7E2C4944"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w:t>
            </w:r>
          </w:p>
        </w:tc>
        <w:tc>
          <w:tcPr>
            <w:tcW w:w="727" w:type="dxa"/>
            <w:vAlign w:val="center"/>
          </w:tcPr>
          <w:p w14:paraId="275D5DA0" w14:textId="03CA6F6E"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w:t>
            </w:r>
          </w:p>
        </w:tc>
        <w:tc>
          <w:tcPr>
            <w:tcW w:w="1118" w:type="dxa"/>
            <w:vAlign w:val="center"/>
          </w:tcPr>
          <w:p w14:paraId="43DD8882" w14:textId="08217567"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SREFS-s</w:t>
            </w:r>
          </w:p>
        </w:tc>
        <w:tc>
          <w:tcPr>
            <w:tcW w:w="1069" w:type="dxa"/>
            <w:vAlign w:val="center"/>
          </w:tcPr>
          <w:p w14:paraId="24CAC4B6" w14:textId="06A1AADE"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SREFS</w:t>
            </w:r>
          </w:p>
        </w:tc>
        <w:tc>
          <w:tcPr>
            <w:tcW w:w="2898" w:type="dxa"/>
            <w:vAlign w:val="center"/>
          </w:tcPr>
          <w:p w14:paraId="11E939A9" w14:textId="6821BABF"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Add IPTDS</w:t>
            </w:r>
            <w:r w:rsidR="009F434C">
              <w:rPr>
                <w:rFonts w:cs="Times New Roman"/>
                <w:i w:val="0"/>
                <w:iCs w:val="0"/>
                <w:color w:val="000000"/>
                <w:szCs w:val="20"/>
              </w:rPr>
              <w:t xml:space="preserve"> (2)</w:t>
            </w:r>
          </w:p>
        </w:tc>
        <w:tc>
          <w:tcPr>
            <w:tcW w:w="6376" w:type="dxa"/>
            <w:vMerge w:val="restart"/>
            <w:shd w:val="clear" w:color="auto" w:fill="auto"/>
            <w:vAlign w:val="center"/>
          </w:tcPr>
          <w:p w14:paraId="5DD9991B" w14:textId="40C1094F"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 xml:space="preserve">No IPTDS-based monitoring within the SREFS-s population is currently funded under the project. An IPTDS near the lower boundary of SREFS-s (downstream of Morgan Creek or near Challis, ID) along with an IPTDS near the lower boundary of SRUMA-s (near Clayton, ID), both on the Salmon River, would improve monitoring of the </w:t>
            </w:r>
            <w:r w:rsidR="00CB7223">
              <w:rPr>
                <w:rFonts w:cs="Times New Roman"/>
                <w:i w:val="0"/>
                <w:iCs w:val="0"/>
                <w:color w:val="000000"/>
                <w:szCs w:val="20"/>
              </w:rPr>
              <w:t xml:space="preserve">SRUMA-s, </w:t>
            </w:r>
            <w:r w:rsidRPr="000A18C8">
              <w:rPr>
                <w:rFonts w:cs="Times New Roman"/>
                <w:i w:val="0"/>
                <w:iCs w:val="0"/>
                <w:color w:val="000000"/>
                <w:szCs w:val="20"/>
              </w:rPr>
              <w:t>SREFS-s</w:t>
            </w:r>
            <w:r w:rsidR="00CB7223">
              <w:rPr>
                <w:rFonts w:cs="Times New Roman"/>
                <w:i w:val="0"/>
                <w:iCs w:val="0"/>
                <w:color w:val="000000"/>
                <w:szCs w:val="20"/>
              </w:rPr>
              <w:t>,</w:t>
            </w:r>
            <w:r w:rsidRPr="000A18C8">
              <w:rPr>
                <w:rFonts w:cs="Times New Roman"/>
                <w:i w:val="0"/>
                <w:iCs w:val="0"/>
                <w:color w:val="000000"/>
                <w:szCs w:val="20"/>
              </w:rPr>
              <w:t xml:space="preserve"> and SRPAH-s populations. If an IPTDS at the lower boundary of SRUMA-s is not feasible, a site in the lower East Fork Salmon River should be </w:t>
            </w:r>
            <w:r w:rsidR="00C179DD">
              <w:rPr>
                <w:rFonts w:cs="Times New Roman"/>
                <w:i w:val="0"/>
                <w:iCs w:val="0"/>
                <w:color w:val="000000"/>
                <w:szCs w:val="20"/>
              </w:rPr>
              <w:t>considered</w:t>
            </w:r>
            <w:r w:rsidRPr="000A18C8">
              <w:rPr>
                <w:rFonts w:cs="Times New Roman"/>
                <w:i w:val="0"/>
                <w:iCs w:val="0"/>
                <w:color w:val="000000"/>
                <w:szCs w:val="20"/>
              </w:rPr>
              <w:t>. USI, at its current location, is not necessary for population status and trends monitoring, and could be decommissioned or moved to support proposed recommendations</w:t>
            </w:r>
            <w:commentRangeStart w:id="65"/>
            <w:commentRangeStart w:id="66"/>
            <w:r w:rsidR="00E916FB" w:rsidRPr="000A18C8">
              <w:rPr>
                <w:rFonts w:cs="Times New Roman"/>
                <w:i w:val="0"/>
                <w:iCs w:val="0"/>
                <w:color w:val="000000"/>
                <w:szCs w:val="20"/>
              </w:rPr>
              <w:t>.</w:t>
            </w:r>
            <w:commentRangeEnd w:id="65"/>
            <w:r w:rsidR="00E916FB">
              <w:rPr>
                <w:rStyle w:val="CommentReference"/>
                <w:i w:val="0"/>
                <w:iCs w:val="0"/>
              </w:rPr>
              <w:commentReference w:id="65"/>
            </w:r>
            <w:commentRangeEnd w:id="66"/>
            <w:r w:rsidR="00B14F7F">
              <w:rPr>
                <w:rStyle w:val="CommentReference"/>
                <w:i w:val="0"/>
                <w:iCs w:val="0"/>
              </w:rPr>
              <w:commentReference w:id="66"/>
            </w:r>
          </w:p>
        </w:tc>
      </w:tr>
      <w:tr w:rsidR="000A18C8" w:rsidRPr="003031D2" w14:paraId="73BA1789" w14:textId="7FD388CE"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7B322232" w14:textId="572ED01C"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USE</w:t>
            </w:r>
          </w:p>
        </w:tc>
        <w:tc>
          <w:tcPr>
            <w:tcW w:w="727" w:type="dxa"/>
            <w:vAlign w:val="center"/>
          </w:tcPr>
          <w:p w14:paraId="4D56DEA9" w14:textId="0324ADD7"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18A8D509" w14:textId="312DC482"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SRPAH-s</w:t>
            </w:r>
          </w:p>
        </w:tc>
        <w:tc>
          <w:tcPr>
            <w:tcW w:w="1069" w:type="dxa"/>
            <w:vAlign w:val="center"/>
          </w:tcPr>
          <w:p w14:paraId="2001735E" w14:textId="43D879EF"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SRLMA</w:t>
            </w:r>
          </w:p>
        </w:tc>
        <w:tc>
          <w:tcPr>
            <w:tcW w:w="2898" w:type="dxa"/>
            <w:vAlign w:val="center"/>
          </w:tcPr>
          <w:p w14:paraId="72B3A05B" w14:textId="40DE9728"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shd w:val="clear" w:color="auto" w:fill="auto"/>
            <w:vAlign w:val="center"/>
          </w:tcPr>
          <w:p w14:paraId="71344B88" w14:textId="77777777"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p>
        </w:tc>
      </w:tr>
      <w:tr w:rsidR="000A18C8" w:rsidRPr="003031D2" w14:paraId="07D4ECD5" w14:textId="7E42949E"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58114CC2" w14:textId="73AD47A8"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US</w:t>
            </w:r>
            <w:r w:rsidR="00881C08">
              <w:rPr>
                <w:rFonts w:cs="Times New Roman"/>
                <w:b w:val="0"/>
                <w:bCs w:val="0"/>
                <w:i w:val="0"/>
                <w:iCs w:val="0"/>
                <w:szCs w:val="20"/>
              </w:rPr>
              <w:t>I</w:t>
            </w:r>
          </w:p>
        </w:tc>
        <w:tc>
          <w:tcPr>
            <w:tcW w:w="727" w:type="dxa"/>
            <w:vAlign w:val="center"/>
          </w:tcPr>
          <w:p w14:paraId="2ABA853F" w14:textId="62CA93F9"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50968266" w14:textId="109BA29C"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SRPAH-s</w:t>
            </w:r>
          </w:p>
        </w:tc>
        <w:tc>
          <w:tcPr>
            <w:tcW w:w="1069" w:type="dxa"/>
            <w:vAlign w:val="center"/>
          </w:tcPr>
          <w:p w14:paraId="39156BF4" w14:textId="3DB9E468"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SRLMA</w:t>
            </w:r>
          </w:p>
        </w:tc>
        <w:tc>
          <w:tcPr>
            <w:tcW w:w="2898" w:type="dxa"/>
            <w:vAlign w:val="center"/>
          </w:tcPr>
          <w:p w14:paraId="05DB54DF" w14:textId="79EC5CA4"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 xml:space="preserve">Decommission, </w:t>
            </w:r>
            <w:commentRangeStart w:id="67"/>
            <w:commentRangeStart w:id="68"/>
            <w:r w:rsidR="00E916FB" w:rsidRPr="003031D2">
              <w:rPr>
                <w:rFonts w:cs="Times New Roman"/>
                <w:i w:val="0"/>
                <w:iCs w:val="0"/>
                <w:color w:val="000000"/>
                <w:szCs w:val="20"/>
              </w:rPr>
              <w:t>remove</w:t>
            </w:r>
            <w:commentRangeEnd w:id="67"/>
            <w:r w:rsidR="00E916FB">
              <w:rPr>
                <w:rStyle w:val="CommentReference"/>
                <w:i w:val="0"/>
                <w:iCs w:val="0"/>
              </w:rPr>
              <w:commentReference w:id="67"/>
            </w:r>
            <w:commentRangeEnd w:id="68"/>
            <w:r w:rsidR="00CF04C6">
              <w:rPr>
                <w:rStyle w:val="CommentReference"/>
                <w:i w:val="0"/>
                <w:iCs w:val="0"/>
              </w:rPr>
              <w:commentReference w:id="68"/>
            </w:r>
            <w:r w:rsidR="00E916FB">
              <w:rPr>
                <w:rFonts w:cs="Times New Roman"/>
                <w:i w:val="0"/>
                <w:iCs w:val="0"/>
                <w:color w:val="000000"/>
                <w:szCs w:val="20"/>
              </w:rPr>
              <w:t>,</w:t>
            </w:r>
            <w:r w:rsidRPr="003031D2">
              <w:rPr>
                <w:rFonts w:cs="Times New Roman"/>
                <w:i w:val="0"/>
                <w:iCs w:val="0"/>
                <w:color w:val="000000"/>
                <w:szCs w:val="20"/>
              </w:rPr>
              <w:t xml:space="preserve"> or transfer </w:t>
            </w:r>
            <w:r w:rsidR="00564F9C">
              <w:rPr>
                <w:rFonts w:cs="Times New Roman"/>
                <w:i w:val="0"/>
                <w:iCs w:val="0"/>
                <w:color w:val="000000"/>
                <w:szCs w:val="20"/>
              </w:rPr>
              <w:t>from</w:t>
            </w:r>
            <w:r w:rsidRPr="003031D2">
              <w:rPr>
                <w:rFonts w:cs="Times New Roman"/>
                <w:i w:val="0"/>
                <w:iCs w:val="0"/>
                <w:color w:val="000000"/>
                <w:szCs w:val="20"/>
              </w:rPr>
              <w:t xml:space="preserve"> project</w:t>
            </w:r>
          </w:p>
        </w:tc>
        <w:tc>
          <w:tcPr>
            <w:tcW w:w="6376" w:type="dxa"/>
            <w:vMerge/>
            <w:shd w:val="clear" w:color="auto" w:fill="auto"/>
            <w:vAlign w:val="center"/>
          </w:tcPr>
          <w:p w14:paraId="5B4C671C" w14:textId="77777777"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p>
        </w:tc>
      </w:tr>
      <w:tr w:rsidR="00CB7223" w:rsidRPr="003031D2" w14:paraId="42256F6A" w14:textId="1D1C84CD"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074BA935" w14:textId="28F4006A" w:rsidR="00CB7223" w:rsidRPr="003031D2" w:rsidRDefault="00CB7223"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LLR</w:t>
            </w:r>
          </w:p>
        </w:tc>
        <w:tc>
          <w:tcPr>
            <w:tcW w:w="727" w:type="dxa"/>
            <w:vAlign w:val="center"/>
          </w:tcPr>
          <w:p w14:paraId="7CA709A7" w14:textId="1F7C4A4B" w:rsidR="00CB7223" w:rsidRPr="003031D2" w:rsidRDefault="00CB7223"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2F2A3CBC" w14:textId="7E3AD0EC" w:rsidR="00CB7223" w:rsidRPr="003031D2" w:rsidRDefault="00CB7223"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SRLEM-s</w:t>
            </w:r>
          </w:p>
        </w:tc>
        <w:tc>
          <w:tcPr>
            <w:tcW w:w="1069" w:type="dxa"/>
            <w:vAlign w:val="center"/>
          </w:tcPr>
          <w:p w14:paraId="0268D5E3" w14:textId="316DD7FC" w:rsidR="00CB7223" w:rsidRPr="003031D2" w:rsidRDefault="00CB7223"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w:t>
            </w:r>
          </w:p>
        </w:tc>
        <w:tc>
          <w:tcPr>
            <w:tcW w:w="2898" w:type="dxa"/>
            <w:vAlign w:val="center"/>
          </w:tcPr>
          <w:p w14:paraId="0AE213ED" w14:textId="2A687381" w:rsidR="00CB7223" w:rsidRPr="003031D2" w:rsidRDefault="00CB7223"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val="restart"/>
            <w:shd w:val="clear" w:color="auto" w:fill="auto"/>
            <w:vAlign w:val="center"/>
          </w:tcPr>
          <w:p w14:paraId="6A1F67F7" w14:textId="702A39C8" w:rsidR="00CB7223" w:rsidRPr="00CB7223" w:rsidRDefault="00CB7223"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highlight w:val="cyan"/>
              </w:rPr>
            </w:pPr>
            <w:r w:rsidRPr="000B78CF">
              <w:rPr>
                <w:rFonts w:cs="Times New Roman"/>
                <w:i w:val="0"/>
                <w:iCs w:val="0"/>
                <w:color w:val="000000"/>
                <w:szCs w:val="20"/>
              </w:rPr>
              <w:t>Long-term, LLR could be considered for consolidation to</w:t>
            </w:r>
            <w:r w:rsidR="0013787E">
              <w:rPr>
                <w:rFonts w:cs="Times New Roman"/>
                <w:i w:val="0"/>
                <w:iCs w:val="0"/>
                <w:color w:val="000000"/>
                <w:szCs w:val="20"/>
              </w:rPr>
              <w:t xml:space="preserve"> a</w:t>
            </w:r>
            <w:r w:rsidRPr="000B78CF">
              <w:rPr>
                <w:rFonts w:cs="Times New Roman"/>
                <w:i w:val="0"/>
                <w:iCs w:val="0"/>
                <w:color w:val="000000"/>
                <w:szCs w:val="20"/>
              </w:rPr>
              <w:t xml:space="preserve"> </w:t>
            </w:r>
            <w:commentRangeStart w:id="69"/>
            <w:r w:rsidR="00E916FB" w:rsidRPr="000B78CF">
              <w:rPr>
                <w:rFonts w:cs="Times New Roman"/>
                <w:i w:val="0"/>
                <w:iCs w:val="0"/>
                <w:color w:val="000000"/>
                <w:szCs w:val="20"/>
              </w:rPr>
              <w:t>single-pass array</w:t>
            </w:r>
            <w:r w:rsidR="0013787E">
              <w:rPr>
                <w:rFonts w:cs="Times New Roman"/>
                <w:i w:val="0"/>
                <w:iCs w:val="0"/>
                <w:color w:val="000000"/>
                <w:szCs w:val="20"/>
              </w:rPr>
              <w:t>, especially if upgraded to a IS1001 MC.</w:t>
            </w:r>
            <w:commentRangeEnd w:id="69"/>
            <w:r w:rsidR="00E916FB">
              <w:rPr>
                <w:rStyle w:val="CommentReference"/>
                <w:i w:val="0"/>
                <w:iCs w:val="0"/>
              </w:rPr>
              <w:commentReference w:id="69"/>
            </w:r>
          </w:p>
        </w:tc>
      </w:tr>
      <w:tr w:rsidR="00CB7223" w:rsidRPr="003031D2" w14:paraId="72867F49" w14:textId="45EE790B"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4B1A5D85" w14:textId="729DD847" w:rsidR="00CB7223" w:rsidRPr="003031D2" w:rsidRDefault="00CB7223"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HYC</w:t>
            </w:r>
          </w:p>
        </w:tc>
        <w:tc>
          <w:tcPr>
            <w:tcW w:w="727" w:type="dxa"/>
            <w:vAlign w:val="center"/>
          </w:tcPr>
          <w:p w14:paraId="4D829E91" w14:textId="5C5140EC" w:rsidR="00CB7223" w:rsidRPr="003031D2" w:rsidRDefault="00CB7223"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270A060E" w14:textId="34349758" w:rsidR="00CB7223" w:rsidRPr="003031D2" w:rsidRDefault="00CB7223"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SRLEM-s</w:t>
            </w:r>
          </w:p>
        </w:tc>
        <w:tc>
          <w:tcPr>
            <w:tcW w:w="1069" w:type="dxa"/>
            <w:vAlign w:val="center"/>
          </w:tcPr>
          <w:p w14:paraId="469717B5" w14:textId="609EDD3D" w:rsidR="00CB7223" w:rsidRPr="003031D2" w:rsidRDefault="00CB7223"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w:t>
            </w:r>
          </w:p>
        </w:tc>
        <w:tc>
          <w:tcPr>
            <w:tcW w:w="2898" w:type="dxa"/>
            <w:vAlign w:val="center"/>
          </w:tcPr>
          <w:p w14:paraId="2D7565AE" w14:textId="703D0717" w:rsidR="00CB7223" w:rsidRPr="003031D2" w:rsidRDefault="00CB7223"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shd w:val="clear" w:color="auto" w:fill="auto"/>
            <w:vAlign w:val="center"/>
          </w:tcPr>
          <w:p w14:paraId="68A66D91" w14:textId="72E8BF23" w:rsidR="00CB7223" w:rsidRPr="00CB7223" w:rsidRDefault="00CB7223"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highlight w:val="cyan"/>
              </w:rPr>
            </w:pPr>
          </w:p>
        </w:tc>
      </w:tr>
      <w:tr w:rsidR="00CB7223" w:rsidRPr="003031D2" w14:paraId="3A4C3952" w14:textId="53C633F5"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786756EB" w14:textId="0386B2AB" w:rsidR="00CB7223" w:rsidRPr="003031D2" w:rsidRDefault="00CB7223"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LRW</w:t>
            </w:r>
          </w:p>
        </w:tc>
        <w:tc>
          <w:tcPr>
            <w:tcW w:w="727" w:type="dxa"/>
            <w:vAlign w:val="center"/>
          </w:tcPr>
          <w:p w14:paraId="2F7E7C65" w14:textId="499A57EF" w:rsidR="00CB7223" w:rsidRPr="003031D2" w:rsidRDefault="00CB7223"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2276EE75" w14:textId="412C3F72" w:rsidR="00CB7223" w:rsidRPr="003031D2" w:rsidRDefault="00CB7223"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SRLEM-s</w:t>
            </w:r>
          </w:p>
        </w:tc>
        <w:tc>
          <w:tcPr>
            <w:tcW w:w="1069" w:type="dxa"/>
            <w:vAlign w:val="center"/>
          </w:tcPr>
          <w:p w14:paraId="47A6C815" w14:textId="598AC72A" w:rsidR="00CB7223" w:rsidRPr="003031D2" w:rsidRDefault="00CB7223"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w:t>
            </w:r>
          </w:p>
        </w:tc>
        <w:tc>
          <w:tcPr>
            <w:tcW w:w="2898" w:type="dxa"/>
            <w:vAlign w:val="center"/>
          </w:tcPr>
          <w:p w14:paraId="6456B5B4" w14:textId="7045E80D" w:rsidR="00CB7223" w:rsidRPr="003031D2" w:rsidRDefault="00CB7223"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shd w:val="clear" w:color="auto" w:fill="auto"/>
            <w:vAlign w:val="center"/>
          </w:tcPr>
          <w:p w14:paraId="75C42780" w14:textId="0A43A56C" w:rsidR="00CB7223" w:rsidRPr="00CB7223" w:rsidRDefault="00CB7223"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highlight w:val="cyan"/>
              </w:rPr>
            </w:pPr>
          </w:p>
        </w:tc>
      </w:tr>
      <w:tr w:rsidR="00CB7223" w:rsidRPr="003031D2" w14:paraId="7476B183" w14:textId="77777777"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78745FA2" w14:textId="3535108D" w:rsidR="00CB7223" w:rsidRPr="00CB7223" w:rsidRDefault="00CB7223" w:rsidP="00A835E8">
            <w:pPr>
              <w:pStyle w:val="Caption"/>
              <w:spacing w:after="0"/>
              <w:contextualSpacing/>
              <w:jc w:val="center"/>
              <w:rPr>
                <w:rFonts w:cs="Times New Roman"/>
                <w:b w:val="0"/>
                <w:bCs w:val="0"/>
                <w:i w:val="0"/>
                <w:iCs w:val="0"/>
                <w:szCs w:val="20"/>
              </w:rPr>
            </w:pPr>
            <w:r w:rsidRPr="00CB7223">
              <w:rPr>
                <w:rFonts w:cs="Times New Roman"/>
                <w:b w:val="0"/>
                <w:bCs w:val="0"/>
                <w:i w:val="0"/>
                <w:iCs w:val="0"/>
                <w:szCs w:val="20"/>
              </w:rPr>
              <w:t>BHC</w:t>
            </w:r>
          </w:p>
        </w:tc>
        <w:tc>
          <w:tcPr>
            <w:tcW w:w="727" w:type="dxa"/>
            <w:vAlign w:val="center"/>
          </w:tcPr>
          <w:p w14:paraId="2385D1A0" w14:textId="522408F0" w:rsidR="00CB7223" w:rsidRPr="003031D2" w:rsidRDefault="00CB7223"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Pr>
                <w:rFonts w:cs="Times New Roman"/>
                <w:i w:val="0"/>
                <w:iCs w:val="0"/>
                <w:color w:val="000000"/>
                <w:szCs w:val="20"/>
              </w:rPr>
              <w:t>Yes</w:t>
            </w:r>
          </w:p>
        </w:tc>
        <w:tc>
          <w:tcPr>
            <w:tcW w:w="1118" w:type="dxa"/>
            <w:vAlign w:val="center"/>
          </w:tcPr>
          <w:p w14:paraId="5FC79FB2" w14:textId="6CE48AB3" w:rsidR="00CB7223" w:rsidRPr="003031D2" w:rsidRDefault="00CB7223"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Pr>
                <w:rFonts w:cs="Times New Roman"/>
                <w:i w:val="0"/>
                <w:iCs w:val="0"/>
                <w:color w:val="000000"/>
                <w:szCs w:val="20"/>
              </w:rPr>
              <w:t>SRLEM-s</w:t>
            </w:r>
          </w:p>
        </w:tc>
        <w:tc>
          <w:tcPr>
            <w:tcW w:w="1069" w:type="dxa"/>
            <w:vAlign w:val="center"/>
          </w:tcPr>
          <w:p w14:paraId="08464ED4" w14:textId="1371CD28" w:rsidR="00CB7223" w:rsidRPr="003031D2" w:rsidRDefault="00CB7223"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Pr>
                <w:rFonts w:cs="Times New Roman"/>
                <w:i w:val="0"/>
                <w:iCs w:val="0"/>
                <w:color w:val="000000"/>
                <w:szCs w:val="20"/>
              </w:rPr>
              <w:t>SRLEM</w:t>
            </w:r>
          </w:p>
        </w:tc>
        <w:tc>
          <w:tcPr>
            <w:tcW w:w="2898" w:type="dxa"/>
            <w:vAlign w:val="center"/>
          </w:tcPr>
          <w:p w14:paraId="0C4AC25B" w14:textId="71BA8B9F" w:rsidR="00CB7223" w:rsidRPr="003031D2" w:rsidRDefault="00CB7223"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3031D2">
              <w:rPr>
                <w:rFonts w:cs="Times New Roman"/>
                <w:i w:val="0"/>
                <w:iCs w:val="0"/>
                <w:color w:val="000000"/>
                <w:szCs w:val="20"/>
              </w:rPr>
              <w:t xml:space="preserve">Decommission, remove, or transfer </w:t>
            </w:r>
            <w:r>
              <w:rPr>
                <w:rFonts w:cs="Times New Roman"/>
                <w:i w:val="0"/>
                <w:iCs w:val="0"/>
                <w:color w:val="000000"/>
                <w:szCs w:val="20"/>
              </w:rPr>
              <w:t>from</w:t>
            </w:r>
            <w:r w:rsidRPr="003031D2">
              <w:rPr>
                <w:rFonts w:cs="Times New Roman"/>
                <w:i w:val="0"/>
                <w:iCs w:val="0"/>
                <w:color w:val="000000"/>
                <w:szCs w:val="20"/>
              </w:rPr>
              <w:t xml:space="preserve"> project</w:t>
            </w:r>
          </w:p>
        </w:tc>
        <w:tc>
          <w:tcPr>
            <w:tcW w:w="6376" w:type="dxa"/>
            <w:shd w:val="clear" w:color="auto" w:fill="auto"/>
            <w:vAlign w:val="center"/>
          </w:tcPr>
          <w:p w14:paraId="2B0EDE66" w14:textId="57C2E80A" w:rsidR="00CB7223" w:rsidRDefault="00CB7223"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Not necessary for population status and trends monitoring.</w:t>
            </w:r>
          </w:p>
        </w:tc>
      </w:tr>
      <w:tr w:rsidR="00A835E8" w:rsidRPr="003031D2" w14:paraId="5F90B626" w14:textId="012C501E"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3ED707A6" w14:textId="418ACFDA"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LLS</w:t>
            </w:r>
          </w:p>
        </w:tc>
        <w:tc>
          <w:tcPr>
            <w:tcW w:w="727" w:type="dxa"/>
            <w:vAlign w:val="center"/>
          </w:tcPr>
          <w:p w14:paraId="5A4D3136" w14:textId="3C076C6D"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5E65D083" w14:textId="03D76718"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SRLEM-s</w:t>
            </w:r>
          </w:p>
        </w:tc>
        <w:tc>
          <w:tcPr>
            <w:tcW w:w="1069" w:type="dxa"/>
            <w:vAlign w:val="center"/>
          </w:tcPr>
          <w:p w14:paraId="02FD2103" w14:textId="799AC0DB"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w:t>
            </w:r>
          </w:p>
        </w:tc>
        <w:tc>
          <w:tcPr>
            <w:tcW w:w="2898" w:type="dxa"/>
            <w:vAlign w:val="center"/>
          </w:tcPr>
          <w:p w14:paraId="43E82763" w14:textId="7CFAB37D" w:rsidR="00A835E8" w:rsidRPr="003031D2" w:rsidRDefault="00564F9C"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 xml:space="preserve">Decommission, remove, or transfer </w:t>
            </w:r>
            <w:r>
              <w:rPr>
                <w:rFonts w:cs="Times New Roman"/>
                <w:i w:val="0"/>
                <w:iCs w:val="0"/>
                <w:color w:val="000000"/>
                <w:szCs w:val="20"/>
              </w:rPr>
              <w:t>from</w:t>
            </w:r>
            <w:r w:rsidRPr="003031D2">
              <w:rPr>
                <w:rFonts w:cs="Times New Roman"/>
                <w:i w:val="0"/>
                <w:iCs w:val="0"/>
                <w:color w:val="000000"/>
                <w:szCs w:val="20"/>
              </w:rPr>
              <w:t xml:space="preserve"> project</w:t>
            </w:r>
          </w:p>
        </w:tc>
        <w:tc>
          <w:tcPr>
            <w:tcW w:w="6376" w:type="dxa"/>
            <w:shd w:val="clear" w:color="auto" w:fill="auto"/>
            <w:vAlign w:val="center"/>
          </w:tcPr>
          <w:p w14:paraId="1C0A30B2" w14:textId="6E761723" w:rsidR="00A835E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Not necessary for population status and trends monitoring.</w:t>
            </w:r>
          </w:p>
        </w:tc>
      </w:tr>
      <w:tr w:rsidR="00A835E8" w:rsidRPr="003031D2" w14:paraId="5C56D38E" w14:textId="4DFACD12"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5A449354" w14:textId="6BBFC01B"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BTL</w:t>
            </w:r>
          </w:p>
        </w:tc>
        <w:tc>
          <w:tcPr>
            <w:tcW w:w="727" w:type="dxa"/>
            <w:vAlign w:val="center"/>
          </w:tcPr>
          <w:p w14:paraId="13D4E0B9" w14:textId="40E59A27"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68BDDF90" w14:textId="4357A91A"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SRLEM-s</w:t>
            </w:r>
          </w:p>
        </w:tc>
        <w:tc>
          <w:tcPr>
            <w:tcW w:w="1069" w:type="dxa"/>
            <w:vAlign w:val="center"/>
          </w:tcPr>
          <w:p w14:paraId="573686A8" w14:textId="14FF299B"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w:t>
            </w:r>
          </w:p>
        </w:tc>
        <w:tc>
          <w:tcPr>
            <w:tcW w:w="2898" w:type="dxa"/>
            <w:vAlign w:val="center"/>
          </w:tcPr>
          <w:p w14:paraId="61D8B1B9" w14:textId="6E7C3D70" w:rsidR="00A835E8" w:rsidRPr="003031D2" w:rsidRDefault="00564F9C"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 xml:space="preserve">Decommission, remove, or transfer </w:t>
            </w:r>
            <w:r>
              <w:rPr>
                <w:rFonts w:cs="Times New Roman"/>
                <w:i w:val="0"/>
                <w:iCs w:val="0"/>
                <w:color w:val="000000"/>
                <w:szCs w:val="20"/>
              </w:rPr>
              <w:t>from</w:t>
            </w:r>
            <w:r w:rsidRPr="003031D2">
              <w:rPr>
                <w:rFonts w:cs="Times New Roman"/>
                <w:i w:val="0"/>
                <w:iCs w:val="0"/>
                <w:color w:val="000000"/>
                <w:szCs w:val="20"/>
              </w:rPr>
              <w:t xml:space="preserve"> project</w:t>
            </w:r>
          </w:p>
        </w:tc>
        <w:tc>
          <w:tcPr>
            <w:tcW w:w="6376" w:type="dxa"/>
            <w:shd w:val="clear" w:color="auto" w:fill="auto"/>
            <w:vAlign w:val="center"/>
          </w:tcPr>
          <w:p w14:paraId="2999F78E" w14:textId="7DA92016" w:rsidR="00A835E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Not necessary for population status and trends monitoring.</w:t>
            </w:r>
          </w:p>
        </w:tc>
      </w:tr>
      <w:tr w:rsidR="00A835E8" w:rsidRPr="003031D2" w14:paraId="11308D0C" w14:textId="12BAD3D0"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10025C43" w14:textId="7C5AC8E5"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CAC</w:t>
            </w:r>
          </w:p>
        </w:tc>
        <w:tc>
          <w:tcPr>
            <w:tcW w:w="727" w:type="dxa"/>
            <w:vAlign w:val="center"/>
          </w:tcPr>
          <w:p w14:paraId="459A3162" w14:textId="1BEBED03"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47655B89" w14:textId="44F04D6D"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SRLEM-s</w:t>
            </w:r>
          </w:p>
        </w:tc>
        <w:tc>
          <w:tcPr>
            <w:tcW w:w="1069" w:type="dxa"/>
            <w:vAlign w:val="center"/>
          </w:tcPr>
          <w:p w14:paraId="167575EE" w14:textId="51D7376C"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w:t>
            </w:r>
          </w:p>
        </w:tc>
        <w:tc>
          <w:tcPr>
            <w:tcW w:w="2898" w:type="dxa"/>
            <w:vAlign w:val="center"/>
          </w:tcPr>
          <w:p w14:paraId="3339F92A" w14:textId="5BB8AFFC" w:rsidR="00A835E8" w:rsidRPr="003031D2" w:rsidRDefault="00564F9C"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 xml:space="preserve">Decommission, remove, or transfer </w:t>
            </w:r>
            <w:r>
              <w:rPr>
                <w:rFonts w:cs="Times New Roman"/>
                <w:i w:val="0"/>
                <w:iCs w:val="0"/>
                <w:color w:val="000000"/>
                <w:szCs w:val="20"/>
              </w:rPr>
              <w:t>from</w:t>
            </w:r>
            <w:r w:rsidRPr="003031D2">
              <w:rPr>
                <w:rFonts w:cs="Times New Roman"/>
                <w:i w:val="0"/>
                <w:iCs w:val="0"/>
                <w:color w:val="000000"/>
                <w:szCs w:val="20"/>
              </w:rPr>
              <w:t xml:space="preserve"> project</w:t>
            </w:r>
          </w:p>
        </w:tc>
        <w:tc>
          <w:tcPr>
            <w:tcW w:w="6376" w:type="dxa"/>
            <w:shd w:val="clear" w:color="auto" w:fill="auto"/>
            <w:vAlign w:val="center"/>
          </w:tcPr>
          <w:p w14:paraId="245C8225" w14:textId="37650B30" w:rsidR="00A835E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Not necessary for population status and trends monitoring.</w:t>
            </w:r>
          </w:p>
        </w:tc>
      </w:tr>
      <w:tr w:rsidR="00A835E8" w:rsidRPr="003031D2" w14:paraId="54B41B4B" w14:textId="0BF98608"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212C53C9" w14:textId="6B65E310"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NFS</w:t>
            </w:r>
          </w:p>
        </w:tc>
        <w:tc>
          <w:tcPr>
            <w:tcW w:w="727" w:type="dxa"/>
            <w:vAlign w:val="center"/>
          </w:tcPr>
          <w:p w14:paraId="3C971272" w14:textId="4876087E"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0AAB83BF" w14:textId="7330B6F1"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SRNFS-s</w:t>
            </w:r>
          </w:p>
        </w:tc>
        <w:tc>
          <w:tcPr>
            <w:tcW w:w="1069" w:type="dxa"/>
            <w:vAlign w:val="center"/>
          </w:tcPr>
          <w:p w14:paraId="70E9F22D" w14:textId="2EE72E58"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SRNFS</w:t>
            </w:r>
          </w:p>
        </w:tc>
        <w:tc>
          <w:tcPr>
            <w:tcW w:w="2898" w:type="dxa"/>
            <w:vAlign w:val="center"/>
          </w:tcPr>
          <w:p w14:paraId="59FCA69A" w14:textId="53D1D06F"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shd w:val="clear" w:color="auto" w:fill="auto"/>
            <w:vAlign w:val="center"/>
          </w:tcPr>
          <w:p w14:paraId="7E97AA68" w14:textId="73FA3A85" w:rsidR="00A835E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Pr>
                <w:rFonts w:cs="Times New Roman"/>
                <w:i w:val="0"/>
                <w:iCs w:val="0"/>
                <w:color w:val="000000"/>
                <w:szCs w:val="20"/>
              </w:rPr>
              <w:t>-</w:t>
            </w:r>
          </w:p>
        </w:tc>
      </w:tr>
      <w:tr w:rsidR="00A835E8" w:rsidRPr="003031D2" w14:paraId="0EE56FE1" w14:textId="1B715F41"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2681156C" w14:textId="2CF4CD01"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PCA</w:t>
            </w:r>
          </w:p>
        </w:tc>
        <w:tc>
          <w:tcPr>
            <w:tcW w:w="727" w:type="dxa"/>
            <w:vAlign w:val="center"/>
          </w:tcPr>
          <w:p w14:paraId="411F9757" w14:textId="75E9A3EE"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118" w:type="dxa"/>
            <w:vAlign w:val="center"/>
          </w:tcPr>
          <w:p w14:paraId="73FDCCE7" w14:textId="1F42E9FC"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SRPAN-s</w:t>
            </w:r>
          </w:p>
        </w:tc>
        <w:tc>
          <w:tcPr>
            <w:tcW w:w="1069" w:type="dxa"/>
            <w:vAlign w:val="center"/>
          </w:tcPr>
          <w:p w14:paraId="6AAAB420" w14:textId="65171A39"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SRPAN</w:t>
            </w:r>
          </w:p>
        </w:tc>
        <w:tc>
          <w:tcPr>
            <w:tcW w:w="2898" w:type="dxa"/>
            <w:vAlign w:val="center"/>
          </w:tcPr>
          <w:p w14:paraId="31CD135B" w14:textId="33360FF3"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6" w:type="dxa"/>
            <w:shd w:val="clear" w:color="auto" w:fill="auto"/>
            <w:vAlign w:val="center"/>
          </w:tcPr>
          <w:p w14:paraId="676003AC" w14:textId="32258585" w:rsidR="00A835E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If transferring PCA to the project is not desired, ensure long-term funding of the site.</w:t>
            </w:r>
          </w:p>
        </w:tc>
      </w:tr>
      <w:tr w:rsidR="00A835E8" w:rsidRPr="003031D2" w14:paraId="2D0BFE24" w14:textId="77777777" w:rsidTr="009D1563">
        <w:tc>
          <w:tcPr>
            <w:cnfStyle w:val="001000000000" w:firstRow="0" w:lastRow="0" w:firstColumn="1" w:lastColumn="0" w:oddVBand="0" w:evenVBand="0" w:oddHBand="0" w:evenHBand="0" w:firstRowFirstColumn="0" w:firstRowLastColumn="0" w:lastRowFirstColumn="0" w:lastRowLastColumn="0"/>
            <w:tcW w:w="13046" w:type="dxa"/>
            <w:gridSpan w:val="7"/>
            <w:shd w:val="clear" w:color="auto" w:fill="262626" w:themeFill="text1" w:themeFillTint="D9"/>
            <w:vAlign w:val="center"/>
          </w:tcPr>
          <w:p w14:paraId="4ECD1784" w14:textId="030939CF" w:rsidR="00A835E8" w:rsidRPr="00A835E8" w:rsidRDefault="00A835E8" w:rsidP="00A835E8">
            <w:pPr>
              <w:pStyle w:val="Caption"/>
              <w:spacing w:after="0"/>
              <w:contextualSpacing/>
              <w:rPr>
                <w:rFonts w:cs="Times New Roman"/>
                <w:i w:val="0"/>
                <w:iCs w:val="0"/>
                <w:color w:val="000000"/>
                <w:szCs w:val="20"/>
              </w:rPr>
            </w:pPr>
            <w:r w:rsidRPr="00A835E8">
              <w:rPr>
                <w:rFonts w:cs="Times New Roman"/>
                <w:i w:val="0"/>
                <w:iCs w:val="0"/>
                <w:szCs w:val="20"/>
              </w:rPr>
              <w:t>Middle Fork Salmon</w:t>
            </w:r>
          </w:p>
        </w:tc>
      </w:tr>
      <w:tr w:rsidR="00A835E8" w:rsidRPr="003031D2" w14:paraId="70D1AB0E" w14:textId="6979CD20"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1BF5BE81" w14:textId="17D8EC53"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w:t>
            </w:r>
          </w:p>
        </w:tc>
        <w:tc>
          <w:tcPr>
            <w:tcW w:w="727" w:type="dxa"/>
            <w:vAlign w:val="center"/>
          </w:tcPr>
          <w:p w14:paraId="3D9A11F0" w14:textId="7C418171"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w:t>
            </w:r>
          </w:p>
        </w:tc>
        <w:tc>
          <w:tcPr>
            <w:tcW w:w="1118" w:type="dxa"/>
            <w:vAlign w:val="center"/>
          </w:tcPr>
          <w:p w14:paraId="5AAEEB12" w14:textId="780FD218"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SRCHA-s</w:t>
            </w:r>
          </w:p>
        </w:tc>
        <w:tc>
          <w:tcPr>
            <w:tcW w:w="1069" w:type="dxa"/>
            <w:vAlign w:val="center"/>
          </w:tcPr>
          <w:p w14:paraId="037CE4F0" w14:textId="11FBE147"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SRCHA</w:t>
            </w:r>
          </w:p>
        </w:tc>
        <w:tc>
          <w:tcPr>
            <w:tcW w:w="2898" w:type="dxa"/>
            <w:vAlign w:val="center"/>
          </w:tcPr>
          <w:p w14:paraId="69678508" w14:textId="73AE229B"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Add IPTDS</w:t>
            </w:r>
          </w:p>
        </w:tc>
        <w:tc>
          <w:tcPr>
            <w:tcW w:w="6376" w:type="dxa"/>
            <w:shd w:val="clear" w:color="auto" w:fill="auto"/>
            <w:vAlign w:val="center"/>
          </w:tcPr>
          <w:p w14:paraId="00BF3732" w14:textId="7570D553" w:rsidR="00A835E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 xml:space="preserve">An IPTDS should be added within the SRCHA-s and SRCHA populations. Ideally, the site would be located near the lower end of Chamberlain Creek, the only major spawning area within both populations. Secondary options </w:t>
            </w:r>
            <w:r w:rsidRPr="000A18C8">
              <w:rPr>
                <w:rFonts w:cs="Times New Roman"/>
                <w:i w:val="0"/>
                <w:iCs w:val="0"/>
                <w:color w:val="000000"/>
                <w:szCs w:val="20"/>
              </w:rPr>
              <w:lastRenderedPageBreak/>
              <w:t>include upper Chamberlain Creek (near the airstrip), or in one of the five steelhead minor spawning areas (Sabe, Bargamin, Warren, Crooked, or Sheep creeks</w:t>
            </w:r>
            <w:commentRangeStart w:id="70"/>
            <w:commentRangeStart w:id="71"/>
            <w:r w:rsidR="00E916FB" w:rsidRPr="000A18C8">
              <w:rPr>
                <w:rFonts w:cs="Times New Roman"/>
                <w:i w:val="0"/>
                <w:iCs w:val="0"/>
                <w:color w:val="000000"/>
                <w:szCs w:val="20"/>
              </w:rPr>
              <w:t>).</w:t>
            </w:r>
            <w:commentRangeEnd w:id="70"/>
            <w:r w:rsidR="00E916FB">
              <w:rPr>
                <w:rStyle w:val="CommentReference"/>
                <w:i w:val="0"/>
                <w:iCs w:val="0"/>
              </w:rPr>
              <w:commentReference w:id="70"/>
            </w:r>
            <w:commentRangeEnd w:id="71"/>
            <w:r w:rsidR="00722B0E">
              <w:rPr>
                <w:rStyle w:val="CommentReference"/>
                <w:i w:val="0"/>
                <w:iCs w:val="0"/>
              </w:rPr>
              <w:commentReference w:id="71"/>
            </w:r>
          </w:p>
        </w:tc>
      </w:tr>
      <w:tr w:rsidR="00A835E8" w:rsidRPr="003031D2" w14:paraId="0F65CA1D" w14:textId="42B5223A"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1F709FEE" w14:textId="3C39D6A7"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MAR</w:t>
            </w:r>
          </w:p>
        </w:tc>
        <w:tc>
          <w:tcPr>
            <w:tcW w:w="727" w:type="dxa"/>
            <w:vAlign w:val="center"/>
          </w:tcPr>
          <w:p w14:paraId="3EB4274E" w14:textId="06FE0C55"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2054BDDE" w14:textId="5B2BBA72"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MFUMA-s</w:t>
            </w:r>
          </w:p>
        </w:tc>
        <w:tc>
          <w:tcPr>
            <w:tcW w:w="1069" w:type="dxa"/>
            <w:vAlign w:val="center"/>
          </w:tcPr>
          <w:p w14:paraId="6E04C204" w14:textId="379C8FA4"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MFMAR</w:t>
            </w:r>
          </w:p>
        </w:tc>
        <w:tc>
          <w:tcPr>
            <w:tcW w:w="2898" w:type="dxa"/>
            <w:vAlign w:val="center"/>
          </w:tcPr>
          <w:p w14:paraId="47940186" w14:textId="7A72861F"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shd w:val="clear" w:color="auto" w:fill="auto"/>
            <w:vAlign w:val="center"/>
          </w:tcPr>
          <w:p w14:paraId="39EED33A" w14:textId="2CF260B1" w:rsidR="00A835E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Pr>
                <w:rFonts w:cs="Times New Roman"/>
                <w:i w:val="0"/>
                <w:iCs w:val="0"/>
                <w:color w:val="000000"/>
                <w:szCs w:val="20"/>
              </w:rPr>
              <w:t>-</w:t>
            </w:r>
          </w:p>
        </w:tc>
      </w:tr>
      <w:tr w:rsidR="00A835E8" w:rsidRPr="003031D2" w14:paraId="184D0D32" w14:textId="1A2A3A4E"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6C61ABC2" w14:textId="2B815236"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TAY</w:t>
            </w:r>
          </w:p>
        </w:tc>
        <w:tc>
          <w:tcPr>
            <w:tcW w:w="727" w:type="dxa"/>
            <w:vAlign w:val="center"/>
          </w:tcPr>
          <w:p w14:paraId="7A071F8B" w14:textId="0C3F5375"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7E521140" w14:textId="747170EA"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MFBIG-s</w:t>
            </w:r>
          </w:p>
        </w:tc>
        <w:tc>
          <w:tcPr>
            <w:tcW w:w="1069" w:type="dxa"/>
            <w:vAlign w:val="center"/>
          </w:tcPr>
          <w:p w14:paraId="2D6CCAE6" w14:textId="3F05B0CD"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MFBIG</w:t>
            </w:r>
          </w:p>
        </w:tc>
        <w:tc>
          <w:tcPr>
            <w:tcW w:w="2898" w:type="dxa"/>
            <w:vAlign w:val="center"/>
          </w:tcPr>
          <w:p w14:paraId="41B09CC4" w14:textId="1690502C"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shd w:val="clear" w:color="auto" w:fill="auto"/>
            <w:vAlign w:val="center"/>
          </w:tcPr>
          <w:p w14:paraId="610B7AD5" w14:textId="697442C3" w:rsidR="00A835E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Pr>
                <w:rFonts w:cs="Times New Roman"/>
                <w:i w:val="0"/>
                <w:iCs w:val="0"/>
                <w:color w:val="000000"/>
                <w:szCs w:val="20"/>
              </w:rPr>
              <w:t>-</w:t>
            </w:r>
          </w:p>
        </w:tc>
      </w:tr>
      <w:tr w:rsidR="00A835E8" w:rsidRPr="003031D2" w14:paraId="024A585A" w14:textId="77777777" w:rsidTr="009D1563">
        <w:tc>
          <w:tcPr>
            <w:cnfStyle w:val="001000000000" w:firstRow="0" w:lastRow="0" w:firstColumn="1" w:lastColumn="0" w:oddVBand="0" w:evenVBand="0" w:oddHBand="0" w:evenHBand="0" w:firstRowFirstColumn="0" w:firstRowLastColumn="0" w:lastRowFirstColumn="0" w:lastRowLastColumn="0"/>
            <w:tcW w:w="13046" w:type="dxa"/>
            <w:gridSpan w:val="7"/>
            <w:shd w:val="clear" w:color="auto" w:fill="262626" w:themeFill="text1" w:themeFillTint="D9"/>
            <w:vAlign w:val="center"/>
          </w:tcPr>
          <w:p w14:paraId="2924C29A" w14:textId="0D2562F9" w:rsidR="00A835E8" w:rsidRPr="00A835E8" w:rsidRDefault="00A835E8" w:rsidP="00A835E8">
            <w:pPr>
              <w:pStyle w:val="Caption"/>
              <w:spacing w:after="0"/>
              <w:contextualSpacing/>
              <w:rPr>
                <w:rFonts w:cs="Times New Roman"/>
                <w:i w:val="0"/>
                <w:iCs w:val="0"/>
                <w:color w:val="000000"/>
                <w:szCs w:val="20"/>
              </w:rPr>
            </w:pPr>
            <w:r w:rsidRPr="00A835E8">
              <w:rPr>
                <w:rFonts w:cs="Times New Roman"/>
                <w:i w:val="0"/>
                <w:iCs w:val="0"/>
                <w:szCs w:val="20"/>
              </w:rPr>
              <w:t>South Fork Salmon</w:t>
            </w:r>
          </w:p>
        </w:tc>
      </w:tr>
      <w:tr w:rsidR="000A18C8" w:rsidRPr="003031D2" w14:paraId="11C5D584" w14:textId="10741593"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3E4830D6" w14:textId="3E554456"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SFG</w:t>
            </w:r>
          </w:p>
        </w:tc>
        <w:tc>
          <w:tcPr>
            <w:tcW w:w="727" w:type="dxa"/>
            <w:vAlign w:val="center"/>
          </w:tcPr>
          <w:p w14:paraId="72866911" w14:textId="3D6366FC"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29799D86" w14:textId="2972AA0A"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SFMAI-s</w:t>
            </w:r>
          </w:p>
        </w:tc>
        <w:tc>
          <w:tcPr>
            <w:tcW w:w="1069" w:type="dxa"/>
            <w:vAlign w:val="center"/>
          </w:tcPr>
          <w:p w14:paraId="399CEA55" w14:textId="2EF208F7"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SFSMA</w:t>
            </w:r>
          </w:p>
        </w:tc>
        <w:tc>
          <w:tcPr>
            <w:tcW w:w="2898" w:type="dxa"/>
            <w:vAlign w:val="center"/>
          </w:tcPr>
          <w:p w14:paraId="53D691C0" w14:textId="4D696526"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val="restart"/>
            <w:shd w:val="clear" w:color="auto" w:fill="auto"/>
            <w:vAlign w:val="center"/>
          </w:tcPr>
          <w:p w14:paraId="506C53DC" w14:textId="2BB79E85"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SFMAI-s and SFSEC-s are the only two populations within the MPG with a high B-run component, and thus, high-precision monitoring is desired.</w:t>
            </w:r>
          </w:p>
        </w:tc>
      </w:tr>
      <w:tr w:rsidR="000A18C8" w:rsidRPr="003031D2" w14:paraId="694A306F" w14:textId="66DA063F"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348AC79A" w14:textId="74824846"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KRS</w:t>
            </w:r>
          </w:p>
        </w:tc>
        <w:tc>
          <w:tcPr>
            <w:tcW w:w="727" w:type="dxa"/>
            <w:vAlign w:val="center"/>
          </w:tcPr>
          <w:p w14:paraId="4B182933" w14:textId="164EC293"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78F16397" w14:textId="668B48E2"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SFMAI-s</w:t>
            </w:r>
          </w:p>
        </w:tc>
        <w:tc>
          <w:tcPr>
            <w:tcW w:w="1069" w:type="dxa"/>
            <w:vAlign w:val="center"/>
          </w:tcPr>
          <w:p w14:paraId="5F867E6E" w14:textId="0877EAE2"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SFSMA</w:t>
            </w:r>
          </w:p>
        </w:tc>
        <w:tc>
          <w:tcPr>
            <w:tcW w:w="2898" w:type="dxa"/>
            <w:vAlign w:val="center"/>
          </w:tcPr>
          <w:p w14:paraId="45AD356D" w14:textId="5F5A3FF0"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shd w:val="clear" w:color="auto" w:fill="auto"/>
            <w:vAlign w:val="center"/>
          </w:tcPr>
          <w:p w14:paraId="552E8B3B" w14:textId="77777777"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p>
        </w:tc>
      </w:tr>
      <w:tr w:rsidR="000A18C8" w:rsidRPr="003031D2" w14:paraId="2D5B10E4" w14:textId="75A0494C"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1BD73443" w14:textId="78CCBA80"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ESS</w:t>
            </w:r>
          </w:p>
        </w:tc>
        <w:tc>
          <w:tcPr>
            <w:tcW w:w="727" w:type="dxa"/>
            <w:vAlign w:val="center"/>
          </w:tcPr>
          <w:p w14:paraId="29FC9FCB" w14:textId="7B7A9F56"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5B8B0417" w14:textId="2A3FB223"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SFMAI-s</w:t>
            </w:r>
          </w:p>
        </w:tc>
        <w:tc>
          <w:tcPr>
            <w:tcW w:w="1069" w:type="dxa"/>
            <w:vAlign w:val="center"/>
          </w:tcPr>
          <w:p w14:paraId="7F28BBEC" w14:textId="68A1A0FC"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SFEFS</w:t>
            </w:r>
          </w:p>
        </w:tc>
        <w:tc>
          <w:tcPr>
            <w:tcW w:w="2898" w:type="dxa"/>
            <w:vAlign w:val="center"/>
          </w:tcPr>
          <w:p w14:paraId="58BE3735" w14:textId="2453D1ED"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shd w:val="clear" w:color="auto" w:fill="auto"/>
            <w:vAlign w:val="center"/>
          </w:tcPr>
          <w:p w14:paraId="2128D3E9" w14:textId="77777777"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p>
        </w:tc>
      </w:tr>
      <w:tr w:rsidR="000A18C8" w:rsidRPr="003031D2" w14:paraId="5FE9A1F7" w14:textId="36564951"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3BBE05D4" w14:textId="03F006DA"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ZEN</w:t>
            </w:r>
          </w:p>
        </w:tc>
        <w:tc>
          <w:tcPr>
            <w:tcW w:w="727" w:type="dxa"/>
            <w:vAlign w:val="center"/>
          </w:tcPr>
          <w:p w14:paraId="03F27BB3" w14:textId="1BA9CD33"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088021CD" w14:textId="5C31D559"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SFSEC-s</w:t>
            </w:r>
          </w:p>
        </w:tc>
        <w:tc>
          <w:tcPr>
            <w:tcW w:w="1069" w:type="dxa"/>
            <w:vAlign w:val="center"/>
          </w:tcPr>
          <w:p w14:paraId="369D698C" w14:textId="7ED29D88"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SFSEC</w:t>
            </w:r>
          </w:p>
        </w:tc>
        <w:tc>
          <w:tcPr>
            <w:tcW w:w="2898" w:type="dxa"/>
            <w:vAlign w:val="center"/>
          </w:tcPr>
          <w:p w14:paraId="4FE702EA" w14:textId="3EA92E9D"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shd w:val="clear" w:color="auto" w:fill="auto"/>
            <w:vAlign w:val="center"/>
          </w:tcPr>
          <w:p w14:paraId="274780B1" w14:textId="77777777"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p>
        </w:tc>
      </w:tr>
      <w:tr w:rsidR="00A835E8" w:rsidRPr="003031D2" w14:paraId="6E586202" w14:textId="7D20DF16"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5184A938" w14:textId="2A43827C"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w:t>
            </w:r>
          </w:p>
        </w:tc>
        <w:tc>
          <w:tcPr>
            <w:tcW w:w="727" w:type="dxa"/>
            <w:vAlign w:val="center"/>
          </w:tcPr>
          <w:p w14:paraId="695CB936" w14:textId="70F26151"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w:t>
            </w:r>
          </w:p>
        </w:tc>
        <w:tc>
          <w:tcPr>
            <w:tcW w:w="1118" w:type="dxa"/>
            <w:vAlign w:val="center"/>
          </w:tcPr>
          <w:p w14:paraId="253A2DBA" w14:textId="1D8C4475"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SRLSR-s</w:t>
            </w:r>
          </w:p>
        </w:tc>
        <w:tc>
          <w:tcPr>
            <w:tcW w:w="1069" w:type="dxa"/>
            <w:vAlign w:val="center"/>
          </w:tcPr>
          <w:p w14:paraId="43F8FBA2" w14:textId="292B02DD"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SRLSR</w:t>
            </w:r>
          </w:p>
        </w:tc>
        <w:tc>
          <w:tcPr>
            <w:tcW w:w="2898" w:type="dxa"/>
            <w:vAlign w:val="center"/>
          </w:tcPr>
          <w:p w14:paraId="41DA3F22" w14:textId="7B6E1BBE"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Add IPTDS</w:t>
            </w:r>
          </w:p>
        </w:tc>
        <w:tc>
          <w:tcPr>
            <w:tcW w:w="6376" w:type="dxa"/>
            <w:shd w:val="clear" w:color="auto" w:fill="auto"/>
            <w:vAlign w:val="center"/>
          </w:tcPr>
          <w:p w14:paraId="711B588F" w14:textId="53852D09" w:rsidR="00A835E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 xml:space="preserve">An IPTDS should be considered within the SRLSR-s and SRLSR populations. Ideally, the site would </w:t>
            </w:r>
            <w:r w:rsidR="008C6024" w:rsidRPr="000A18C8">
              <w:rPr>
                <w:rFonts w:cs="Times New Roman"/>
                <w:i w:val="0"/>
                <w:iCs w:val="0"/>
                <w:color w:val="000000"/>
                <w:szCs w:val="20"/>
              </w:rPr>
              <w:t>be in</w:t>
            </w:r>
            <w:r w:rsidRPr="000A18C8">
              <w:rPr>
                <w:rFonts w:cs="Times New Roman"/>
                <w:i w:val="0"/>
                <w:iCs w:val="0"/>
                <w:color w:val="000000"/>
                <w:szCs w:val="20"/>
              </w:rPr>
              <w:t xml:space="preserve"> the lower Little Salmon River. Secondary options include Slate or Whitebird </w:t>
            </w:r>
            <w:r w:rsidR="008C6024">
              <w:rPr>
                <w:rFonts w:cs="Times New Roman"/>
                <w:i w:val="0"/>
                <w:iCs w:val="0"/>
                <w:color w:val="000000"/>
                <w:szCs w:val="20"/>
              </w:rPr>
              <w:t>c</w:t>
            </w:r>
            <w:r w:rsidRPr="000A18C8">
              <w:rPr>
                <w:rFonts w:cs="Times New Roman"/>
                <w:i w:val="0"/>
                <w:iCs w:val="0"/>
                <w:color w:val="000000"/>
                <w:szCs w:val="20"/>
              </w:rPr>
              <w:t>reek</w:t>
            </w:r>
            <w:r w:rsidR="008C6024">
              <w:rPr>
                <w:rFonts w:cs="Times New Roman"/>
                <w:i w:val="0"/>
                <w:iCs w:val="0"/>
                <w:color w:val="000000"/>
                <w:szCs w:val="20"/>
              </w:rPr>
              <w:t>s</w:t>
            </w:r>
            <w:r w:rsidRPr="000A18C8">
              <w:rPr>
                <w:rFonts w:cs="Times New Roman"/>
                <w:i w:val="0"/>
                <w:iCs w:val="0"/>
                <w:color w:val="000000"/>
                <w:szCs w:val="20"/>
              </w:rPr>
              <w:t>.</w:t>
            </w:r>
          </w:p>
        </w:tc>
      </w:tr>
      <w:tr w:rsidR="00A835E8" w:rsidRPr="003031D2" w14:paraId="01813552" w14:textId="77777777" w:rsidTr="009D1563">
        <w:tc>
          <w:tcPr>
            <w:cnfStyle w:val="001000000000" w:firstRow="0" w:lastRow="0" w:firstColumn="1" w:lastColumn="0" w:oddVBand="0" w:evenVBand="0" w:oddHBand="0" w:evenHBand="0" w:firstRowFirstColumn="0" w:firstRowLastColumn="0" w:lastRowFirstColumn="0" w:lastRowLastColumn="0"/>
            <w:tcW w:w="13046" w:type="dxa"/>
            <w:gridSpan w:val="7"/>
            <w:shd w:val="clear" w:color="auto" w:fill="262626" w:themeFill="text1" w:themeFillTint="D9"/>
            <w:vAlign w:val="center"/>
          </w:tcPr>
          <w:p w14:paraId="71A92870" w14:textId="0DF1A6D8" w:rsidR="00A835E8" w:rsidRPr="00A835E8" w:rsidRDefault="00A835E8" w:rsidP="00A835E8">
            <w:pPr>
              <w:pStyle w:val="Caption"/>
              <w:spacing w:after="0"/>
              <w:contextualSpacing/>
              <w:rPr>
                <w:rFonts w:cs="Times New Roman"/>
                <w:i w:val="0"/>
                <w:iCs w:val="0"/>
                <w:color w:val="000000"/>
                <w:szCs w:val="20"/>
              </w:rPr>
            </w:pPr>
            <w:r w:rsidRPr="00A835E8">
              <w:rPr>
                <w:rFonts w:cs="Times New Roman"/>
                <w:i w:val="0"/>
                <w:iCs w:val="0"/>
                <w:szCs w:val="20"/>
              </w:rPr>
              <w:t>Middle Fork Clearwater</w:t>
            </w:r>
          </w:p>
        </w:tc>
      </w:tr>
      <w:tr w:rsidR="000A18C8" w:rsidRPr="003031D2" w14:paraId="195BED76" w14:textId="412152AC"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2906CC7D" w14:textId="42C30162"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SW1</w:t>
            </w:r>
          </w:p>
        </w:tc>
        <w:tc>
          <w:tcPr>
            <w:tcW w:w="727" w:type="dxa"/>
            <w:vAlign w:val="center"/>
          </w:tcPr>
          <w:p w14:paraId="04DFAB7C" w14:textId="204E7741"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118" w:type="dxa"/>
            <w:vAlign w:val="center"/>
          </w:tcPr>
          <w:p w14:paraId="13C25FE2" w14:textId="7D41BEE5"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CRSEL-s</w:t>
            </w:r>
          </w:p>
        </w:tc>
        <w:tc>
          <w:tcPr>
            <w:tcW w:w="1069" w:type="dxa"/>
            <w:vAlign w:val="center"/>
          </w:tcPr>
          <w:p w14:paraId="22E51E8B" w14:textId="5E453F91"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SEUMA / SEMEA / SEMOO</w:t>
            </w:r>
          </w:p>
        </w:tc>
        <w:tc>
          <w:tcPr>
            <w:tcW w:w="2898" w:type="dxa"/>
            <w:vAlign w:val="center"/>
          </w:tcPr>
          <w:p w14:paraId="4AD1923D" w14:textId="22D078ED"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6" w:type="dxa"/>
            <w:vMerge w:val="restart"/>
            <w:shd w:val="clear" w:color="auto" w:fill="auto"/>
            <w:vAlign w:val="center"/>
          </w:tcPr>
          <w:p w14:paraId="366D598A" w14:textId="711055C2"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Strong candidates to be transferred to the project; the CRSEL-s population is only monitored using IPTDS and the population contains a high B-run component.</w:t>
            </w:r>
            <w:r w:rsidR="000B78CF">
              <w:rPr>
                <w:rFonts w:cs="Times New Roman"/>
                <w:i w:val="0"/>
                <w:iCs w:val="0"/>
                <w:color w:val="000000"/>
                <w:szCs w:val="20"/>
              </w:rPr>
              <w:t xml:space="preserve"> If feasible, SW2 could be moved to the end of the Selway Road which would allow parsing of the SEMOO and SEUMA populations from SEMEA</w:t>
            </w:r>
            <w:commentRangeStart w:id="72"/>
            <w:commentRangeStart w:id="73"/>
            <w:r w:rsidR="00E916FB">
              <w:rPr>
                <w:rFonts w:cs="Times New Roman"/>
                <w:i w:val="0"/>
                <w:iCs w:val="0"/>
                <w:color w:val="000000"/>
                <w:szCs w:val="20"/>
              </w:rPr>
              <w:t>.</w:t>
            </w:r>
            <w:commentRangeEnd w:id="72"/>
            <w:r w:rsidR="00E916FB">
              <w:rPr>
                <w:rStyle w:val="CommentReference"/>
                <w:i w:val="0"/>
                <w:iCs w:val="0"/>
              </w:rPr>
              <w:commentReference w:id="72"/>
            </w:r>
            <w:commentRangeEnd w:id="73"/>
            <w:r w:rsidR="0071071A">
              <w:rPr>
                <w:rStyle w:val="CommentReference"/>
                <w:i w:val="0"/>
                <w:iCs w:val="0"/>
              </w:rPr>
              <w:commentReference w:id="73"/>
            </w:r>
          </w:p>
        </w:tc>
      </w:tr>
      <w:tr w:rsidR="000A18C8" w:rsidRPr="003031D2" w14:paraId="083F4AD9" w14:textId="1C10E0CC"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14457494" w14:textId="722EB44A"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SW2</w:t>
            </w:r>
          </w:p>
        </w:tc>
        <w:tc>
          <w:tcPr>
            <w:tcW w:w="727" w:type="dxa"/>
            <w:vAlign w:val="center"/>
          </w:tcPr>
          <w:p w14:paraId="47961F51" w14:textId="21A47891"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118" w:type="dxa"/>
            <w:vAlign w:val="center"/>
          </w:tcPr>
          <w:p w14:paraId="653C4030" w14:textId="3DB212D1"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CRSEL-s</w:t>
            </w:r>
          </w:p>
        </w:tc>
        <w:tc>
          <w:tcPr>
            <w:tcW w:w="1069" w:type="dxa"/>
            <w:vAlign w:val="center"/>
          </w:tcPr>
          <w:p w14:paraId="53776281" w14:textId="7388A1FB"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SEUMA / SEMEA / SEMOO</w:t>
            </w:r>
          </w:p>
        </w:tc>
        <w:tc>
          <w:tcPr>
            <w:tcW w:w="2898" w:type="dxa"/>
            <w:vAlign w:val="center"/>
          </w:tcPr>
          <w:p w14:paraId="260ACC60" w14:textId="32BBD2A6"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6" w:type="dxa"/>
            <w:vMerge/>
            <w:shd w:val="clear" w:color="auto" w:fill="auto"/>
            <w:vAlign w:val="center"/>
          </w:tcPr>
          <w:p w14:paraId="4E8CA788" w14:textId="77777777"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p>
        </w:tc>
      </w:tr>
      <w:tr w:rsidR="00A835E8" w:rsidRPr="003031D2" w14:paraId="11DF2260" w14:textId="0503F9CE"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1B2BCEBC" w14:textId="4F95BC79"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LRL</w:t>
            </w:r>
          </w:p>
        </w:tc>
        <w:tc>
          <w:tcPr>
            <w:tcW w:w="727" w:type="dxa"/>
            <w:vAlign w:val="center"/>
          </w:tcPr>
          <w:p w14:paraId="7AA6C20F" w14:textId="5BBB1404"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6A6FA964" w14:textId="32FBC4C8"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CRLOC-s</w:t>
            </w:r>
          </w:p>
        </w:tc>
        <w:tc>
          <w:tcPr>
            <w:tcW w:w="1069" w:type="dxa"/>
            <w:vAlign w:val="center"/>
          </w:tcPr>
          <w:p w14:paraId="58C2498D" w14:textId="7FB8F2A3"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CRLOC</w:t>
            </w:r>
          </w:p>
        </w:tc>
        <w:tc>
          <w:tcPr>
            <w:tcW w:w="2898" w:type="dxa"/>
            <w:vAlign w:val="center"/>
          </w:tcPr>
          <w:p w14:paraId="308C9977" w14:textId="6A8CE6C5"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shd w:val="clear" w:color="auto" w:fill="auto"/>
            <w:vAlign w:val="center"/>
          </w:tcPr>
          <w:p w14:paraId="04930ECF" w14:textId="74CD856B" w:rsidR="00A835E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Pr>
                <w:rFonts w:cs="Times New Roman"/>
                <w:i w:val="0"/>
                <w:iCs w:val="0"/>
                <w:color w:val="000000"/>
                <w:szCs w:val="20"/>
              </w:rPr>
              <w:t>-</w:t>
            </w:r>
          </w:p>
        </w:tc>
      </w:tr>
      <w:tr w:rsidR="00A835E8" w:rsidRPr="003031D2" w14:paraId="0651DE7C" w14:textId="18ABCCCE"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1B8C7DDA" w14:textId="03C5EE60"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LRU</w:t>
            </w:r>
          </w:p>
        </w:tc>
        <w:tc>
          <w:tcPr>
            <w:tcW w:w="727" w:type="dxa"/>
            <w:vAlign w:val="center"/>
          </w:tcPr>
          <w:p w14:paraId="77C4DD19" w14:textId="75414A14"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5662FE2B" w14:textId="64C3CCA3"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CRLOC-s</w:t>
            </w:r>
          </w:p>
        </w:tc>
        <w:tc>
          <w:tcPr>
            <w:tcW w:w="1069" w:type="dxa"/>
            <w:vAlign w:val="center"/>
          </w:tcPr>
          <w:p w14:paraId="2EBD9BA7" w14:textId="468E6E4B"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CRLOC</w:t>
            </w:r>
          </w:p>
        </w:tc>
        <w:tc>
          <w:tcPr>
            <w:tcW w:w="2898" w:type="dxa"/>
            <w:vAlign w:val="center"/>
          </w:tcPr>
          <w:p w14:paraId="3B091BF4" w14:textId="3A7E03CF"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shd w:val="clear" w:color="auto" w:fill="auto"/>
            <w:vAlign w:val="center"/>
          </w:tcPr>
          <w:p w14:paraId="11DCB7C1" w14:textId="0B843ECE" w:rsidR="00A835E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Pr>
                <w:rFonts w:cs="Times New Roman"/>
                <w:i w:val="0"/>
                <w:iCs w:val="0"/>
                <w:color w:val="000000"/>
                <w:szCs w:val="20"/>
              </w:rPr>
              <w:t>-</w:t>
            </w:r>
          </w:p>
        </w:tc>
      </w:tr>
      <w:tr w:rsidR="00A835E8" w:rsidRPr="003031D2" w14:paraId="5408F53E" w14:textId="77777777" w:rsidTr="009D15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6" w:type="dxa"/>
            <w:gridSpan w:val="7"/>
            <w:shd w:val="clear" w:color="auto" w:fill="262626" w:themeFill="text1" w:themeFillTint="D9"/>
            <w:vAlign w:val="center"/>
          </w:tcPr>
          <w:p w14:paraId="3F525162" w14:textId="264BF4C2" w:rsidR="00A835E8" w:rsidRPr="00A835E8" w:rsidRDefault="00A835E8" w:rsidP="00A835E8">
            <w:pPr>
              <w:pStyle w:val="Caption"/>
              <w:spacing w:after="0"/>
              <w:contextualSpacing/>
              <w:rPr>
                <w:rFonts w:cs="Times New Roman"/>
                <w:i w:val="0"/>
                <w:iCs w:val="0"/>
                <w:color w:val="000000"/>
                <w:szCs w:val="20"/>
              </w:rPr>
            </w:pPr>
            <w:r w:rsidRPr="00A835E8">
              <w:rPr>
                <w:rFonts w:cs="Times New Roman"/>
                <w:i w:val="0"/>
                <w:iCs w:val="0"/>
                <w:szCs w:val="20"/>
              </w:rPr>
              <w:t>South Fork Clearwater</w:t>
            </w:r>
          </w:p>
        </w:tc>
      </w:tr>
      <w:tr w:rsidR="000A18C8" w:rsidRPr="003031D2" w14:paraId="42996252" w14:textId="5B823470"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50C303E8" w14:textId="3E17F28F"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SC1</w:t>
            </w:r>
          </w:p>
        </w:tc>
        <w:tc>
          <w:tcPr>
            <w:tcW w:w="727" w:type="dxa"/>
            <w:vAlign w:val="center"/>
          </w:tcPr>
          <w:p w14:paraId="6479C527" w14:textId="19F15AEC"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2E8D5C42" w14:textId="5B39CD06"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CRSFC-s</w:t>
            </w:r>
          </w:p>
        </w:tc>
        <w:tc>
          <w:tcPr>
            <w:tcW w:w="1069" w:type="dxa"/>
            <w:vAlign w:val="center"/>
          </w:tcPr>
          <w:p w14:paraId="001929D2" w14:textId="537B4F59"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SCUMA</w:t>
            </w:r>
          </w:p>
        </w:tc>
        <w:tc>
          <w:tcPr>
            <w:tcW w:w="2898" w:type="dxa"/>
            <w:vAlign w:val="center"/>
          </w:tcPr>
          <w:p w14:paraId="60660899" w14:textId="5642B7D2"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val="restart"/>
            <w:shd w:val="clear" w:color="auto" w:fill="auto"/>
            <w:vAlign w:val="center"/>
          </w:tcPr>
          <w:p w14:paraId="2D2297E9" w14:textId="4C33A339"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 xml:space="preserve">Recommended to move </w:t>
            </w:r>
            <w:r w:rsidR="0071071A">
              <w:rPr>
                <w:rFonts w:cs="Times New Roman"/>
                <w:i w:val="0"/>
                <w:iCs w:val="0"/>
                <w:color w:val="000000"/>
                <w:szCs w:val="20"/>
              </w:rPr>
              <w:t xml:space="preserve">SC1 or </w:t>
            </w:r>
            <w:r w:rsidRPr="000A18C8">
              <w:rPr>
                <w:rFonts w:cs="Times New Roman"/>
                <w:i w:val="0"/>
                <w:iCs w:val="0"/>
                <w:color w:val="000000"/>
                <w:szCs w:val="20"/>
              </w:rPr>
              <w:t xml:space="preserve">SC2 to the lower boundary of the CRSFC-s population, where Hwy 13 crosses the South Fork Clearwater River. </w:t>
            </w:r>
            <w:r w:rsidR="0071071A">
              <w:rPr>
                <w:rFonts w:cs="Times New Roman"/>
                <w:i w:val="0"/>
                <w:iCs w:val="0"/>
                <w:color w:val="000000"/>
                <w:szCs w:val="20"/>
              </w:rPr>
              <w:t xml:space="preserve">The new </w:t>
            </w:r>
            <w:r w:rsidRPr="000A18C8">
              <w:rPr>
                <w:rFonts w:cs="Times New Roman"/>
                <w:i w:val="0"/>
                <w:iCs w:val="0"/>
                <w:color w:val="000000"/>
                <w:szCs w:val="20"/>
              </w:rPr>
              <w:t>location could</w:t>
            </w:r>
            <w:r w:rsidR="0071071A">
              <w:rPr>
                <w:rFonts w:cs="Times New Roman"/>
                <w:i w:val="0"/>
                <w:iCs w:val="0"/>
                <w:color w:val="000000"/>
                <w:szCs w:val="20"/>
              </w:rPr>
              <w:t xml:space="preserve"> then</w:t>
            </w:r>
            <w:r w:rsidRPr="000A18C8">
              <w:rPr>
                <w:rFonts w:cs="Times New Roman"/>
                <w:i w:val="0"/>
                <w:iCs w:val="0"/>
                <w:color w:val="000000"/>
                <w:szCs w:val="20"/>
              </w:rPr>
              <w:t xml:space="preserve"> be a two-pass configuration (with sufficient distance between arrays), or </w:t>
            </w:r>
            <w:r w:rsidR="0071071A">
              <w:rPr>
                <w:rFonts w:cs="Times New Roman"/>
                <w:i w:val="0"/>
                <w:iCs w:val="0"/>
                <w:color w:val="000000"/>
                <w:szCs w:val="20"/>
              </w:rPr>
              <w:t xml:space="preserve">alternately, </w:t>
            </w:r>
            <w:r w:rsidRPr="000A18C8">
              <w:rPr>
                <w:rFonts w:cs="Times New Roman"/>
                <w:i w:val="0"/>
                <w:iCs w:val="0"/>
                <w:color w:val="000000"/>
                <w:szCs w:val="20"/>
              </w:rPr>
              <w:t>one additional site upstream (</w:t>
            </w:r>
            <w:commentRangeStart w:id="74"/>
            <w:commentRangeStart w:id="75"/>
            <w:r w:rsidR="00E916FB" w:rsidRPr="000A18C8">
              <w:rPr>
                <w:rFonts w:cs="Times New Roman"/>
                <w:i w:val="0"/>
                <w:iCs w:val="0"/>
                <w:color w:val="000000"/>
                <w:szCs w:val="20"/>
              </w:rPr>
              <w:t>SC3, SC4, or CRA</w:t>
            </w:r>
            <w:commentRangeEnd w:id="74"/>
            <w:r w:rsidR="00E916FB">
              <w:rPr>
                <w:rStyle w:val="CommentReference"/>
                <w:i w:val="0"/>
                <w:iCs w:val="0"/>
              </w:rPr>
              <w:commentReference w:id="74"/>
            </w:r>
            <w:commentRangeEnd w:id="75"/>
            <w:r w:rsidR="0071071A">
              <w:rPr>
                <w:rStyle w:val="CommentReference"/>
                <w:i w:val="0"/>
                <w:iCs w:val="0"/>
              </w:rPr>
              <w:commentReference w:id="75"/>
            </w:r>
            <w:r w:rsidRPr="000A18C8">
              <w:rPr>
                <w:rFonts w:cs="Times New Roman"/>
                <w:i w:val="0"/>
                <w:iCs w:val="0"/>
                <w:color w:val="000000"/>
                <w:szCs w:val="20"/>
              </w:rPr>
              <w:t>) should be operated to allow an estimate of detection probability</w:t>
            </w:r>
            <w:r w:rsidR="0071071A">
              <w:rPr>
                <w:rFonts w:cs="Times New Roman"/>
                <w:i w:val="0"/>
                <w:iCs w:val="0"/>
                <w:color w:val="000000"/>
                <w:szCs w:val="20"/>
              </w:rPr>
              <w:t xml:space="preserve"> for the new site</w:t>
            </w:r>
            <w:r w:rsidRPr="000A18C8">
              <w:rPr>
                <w:rFonts w:cs="Times New Roman"/>
                <w:i w:val="0"/>
                <w:iCs w:val="0"/>
                <w:color w:val="000000"/>
                <w:szCs w:val="20"/>
              </w:rPr>
              <w:t>. In spawn years 2022 and 2023, CRA only detected one steelhead in each year, and so SC3 or SC4 would be preferred for funding under the project.</w:t>
            </w:r>
          </w:p>
        </w:tc>
      </w:tr>
      <w:tr w:rsidR="000A18C8" w:rsidRPr="003031D2" w14:paraId="792F4168" w14:textId="232A9CB7"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2EE71AF4" w14:textId="5DB773D6"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SC2</w:t>
            </w:r>
          </w:p>
        </w:tc>
        <w:tc>
          <w:tcPr>
            <w:tcW w:w="727" w:type="dxa"/>
            <w:vAlign w:val="center"/>
          </w:tcPr>
          <w:p w14:paraId="7301DDFA" w14:textId="3C9FDFF3"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29ADA9C5" w14:textId="5C5F4637"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CRSFC-s</w:t>
            </w:r>
          </w:p>
        </w:tc>
        <w:tc>
          <w:tcPr>
            <w:tcW w:w="1069" w:type="dxa"/>
            <w:vAlign w:val="center"/>
          </w:tcPr>
          <w:p w14:paraId="0656BE6A" w14:textId="4E159D1F"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SCUMA</w:t>
            </w:r>
          </w:p>
        </w:tc>
        <w:tc>
          <w:tcPr>
            <w:tcW w:w="2898" w:type="dxa"/>
            <w:vAlign w:val="center"/>
          </w:tcPr>
          <w:p w14:paraId="48D3A5CD" w14:textId="5892D37F"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shd w:val="clear" w:color="auto" w:fill="auto"/>
            <w:vAlign w:val="center"/>
          </w:tcPr>
          <w:p w14:paraId="34CACE81" w14:textId="77777777"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p>
        </w:tc>
      </w:tr>
      <w:tr w:rsidR="000A18C8" w:rsidRPr="003031D2" w14:paraId="14551ED0" w14:textId="63610347"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1A16A6C5" w14:textId="54A20A9F"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SC3</w:t>
            </w:r>
          </w:p>
        </w:tc>
        <w:tc>
          <w:tcPr>
            <w:tcW w:w="727" w:type="dxa"/>
            <w:vAlign w:val="center"/>
          </w:tcPr>
          <w:p w14:paraId="72089E91" w14:textId="2E3992BE"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118" w:type="dxa"/>
            <w:vAlign w:val="center"/>
          </w:tcPr>
          <w:p w14:paraId="4FB81A0F" w14:textId="71BF4CC0"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CRSFC-s</w:t>
            </w:r>
          </w:p>
        </w:tc>
        <w:tc>
          <w:tcPr>
            <w:tcW w:w="1069" w:type="dxa"/>
            <w:vAlign w:val="center"/>
          </w:tcPr>
          <w:p w14:paraId="64CC952D" w14:textId="52F057C3"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SCUMA</w:t>
            </w:r>
          </w:p>
        </w:tc>
        <w:tc>
          <w:tcPr>
            <w:tcW w:w="2898" w:type="dxa"/>
            <w:vAlign w:val="center"/>
          </w:tcPr>
          <w:p w14:paraId="1783D67D" w14:textId="13C891AC"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6" w:type="dxa"/>
            <w:vMerge/>
            <w:shd w:val="clear" w:color="auto" w:fill="auto"/>
            <w:vAlign w:val="center"/>
          </w:tcPr>
          <w:p w14:paraId="1BC7A186" w14:textId="77777777"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p>
        </w:tc>
      </w:tr>
      <w:tr w:rsidR="000A18C8" w:rsidRPr="003031D2" w14:paraId="3246DF60" w14:textId="548C4647"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468A5ACB" w14:textId="38B8D862"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SC4</w:t>
            </w:r>
          </w:p>
        </w:tc>
        <w:tc>
          <w:tcPr>
            <w:tcW w:w="727" w:type="dxa"/>
            <w:vAlign w:val="center"/>
          </w:tcPr>
          <w:p w14:paraId="44C9EC33" w14:textId="6963B0F9"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118" w:type="dxa"/>
            <w:vAlign w:val="center"/>
          </w:tcPr>
          <w:p w14:paraId="117731D4" w14:textId="30893832"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CRSFC-s</w:t>
            </w:r>
          </w:p>
        </w:tc>
        <w:tc>
          <w:tcPr>
            <w:tcW w:w="1069" w:type="dxa"/>
            <w:vAlign w:val="center"/>
          </w:tcPr>
          <w:p w14:paraId="24BF4891" w14:textId="1B3D93AF"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SCUMA</w:t>
            </w:r>
          </w:p>
        </w:tc>
        <w:tc>
          <w:tcPr>
            <w:tcW w:w="2898" w:type="dxa"/>
            <w:vAlign w:val="center"/>
          </w:tcPr>
          <w:p w14:paraId="594F9F24" w14:textId="1089217E"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6" w:type="dxa"/>
            <w:vMerge/>
            <w:shd w:val="clear" w:color="auto" w:fill="auto"/>
            <w:vAlign w:val="center"/>
          </w:tcPr>
          <w:p w14:paraId="2470FF44" w14:textId="77777777"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p>
        </w:tc>
      </w:tr>
      <w:tr w:rsidR="000A18C8" w:rsidRPr="003031D2" w14:paraId="61C2EF0B" w14:textId="1DFD95A4"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6F13BD3D" w14:textId="4B7CE868"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CRA</w:t>
            </w:r>
          </w:p>
        </w:tc>
        <w:tc>
          <w:tcPr>
            <w:tcW w:w="727" w:type="dxa"/>
            <w:vAlign w:val="center"/>
          </w:tcPr>
          <w:p w14:paraId="634FC797" w14:textId="245758EC"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06A8E492" w14:textId="45FB1FFD"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CRSFC-s</w:t>
            </w:r>
          </w:p>
        </w:tc>
        <w:tc>
          <w:tcPr>
            <w:tcW w:w="1069" w:type="dxa"/>
            <w:vAlign w:val="center"/>
          </w:tcPr>
          <w:p w14:paraId="18555A0E" w14:textId="4E0706F9"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SCUMA</w:t>
            </w:r>
          </w:p>
        </w:tc>
        <w:tc>
          <w:tcPr>
            <w:tcW w:w="2898" w:type="dxa"/>
            <w:vAlign w:val="center"/>
          </w:tcPr>
          <w:p w14:paraId="1D6C9A96" w14:textId="718A8EE5" w:rsidR="000A18C8" w:rsidRPr="003031D2" w:rsidRDefault="00564F9C"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 xml:space="preserve">Decommission, remove, or transfer </w:t>
            </w:r>
            <w:r>
              <w:rPr>
                <w:rFonts w:cs="Times New Roman"/>
                <w:i w:val="0"/>
                <w:iCs w:val="0"/>
                <w:color w:val="000000"/>
                <w:szCs w:val="20"/>
              </w:rPr>
              <w:t>from</w:t>
            </w:r>
            <w:r w:rsidRPr="003031D2">
              <w:rPr>
                <w:rFonts w:cs="Times New Roman"/>
                <w:i w:val="0"/>
                <w:iCs w:val="0"/>
                <w:color w:val="000000"/>
                <w:szCs w:val="20"/>
              </w:rPr>
              <w:t xml:space="preserve"> project</w:t>
            </w:r>
          </w:p>
        </w:tc>
        <w:tc>
          <w:tcPr>
            <w:tcW w:w="6376" w:type="dxa"/>
            <w:vMerge/>
            <w:shd w:val="clear" w:color="auto" w:fill="auto"/>
            <w:vAlign w:val="center"/>
          </w:tcPr>
          <w:p w14:paraId="2462886D" w14:textId="77777777"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p>
        </w:tc>
      </w:tr>
      <w:tr w:rsidR="00A835E8" w:rsidRPr="003031D2" w14:paraId="7F0E6A75" w14:textId="77777777" w:rsidTr="009D15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6" w:type="dxa"/>
            <w:gridSpan w:val="7"/>
            <w:shd w:val="clear" w:color="auto" w:fill="262626" w:themeFill="text1" w:themeFillTint="D9"/>
            <w:vAlign w:val="center"/>
          </w:tcPr>
          <w:p w14:paraId="516732A3" w14:textId="304ED65C" w:rsidR="00A835E8" w:rsidRPr="00A835E8" w:rsidRDefault="00A835E8" w:rsidP="00A835E8">
            <w:pPr>
              <w:pStyle w:val="Caption"/>
              <w:spacing w:after="0"/>
              <w:contextualSpacing/>
              <w:rPr>
                <w:rFonts w:cs="Times New Roman"/>
                <w:i w:val="0"/>
                <w:iCs w:val="0"/>
                <w:color w:val="000000"/>
                <w:szCs w:val="20"/>
              </w:rPr>
            </w:pPr>
            <w:r w:rsidRPr="00A835E8">
              <w:rPr>
                <w:rFonts w:cs="Times New Roman"/>
                <w:i w:val="0"/>
                <w:iCs w:val="0"/>
                <w:szCs w:val="20"/>
              </w:rPr>
              <w:t>Lower Clearwater</w:t>
            </w:r>
          </w:p>
        </w:tc>
      </w:tr>
      <w:tr w:rsidR="00A835E8" w:rsidRPr="003031D2" w14:paraId="503088F5" w14:textId="73187AE3"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1A451050" w14:textId="627D7C93"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LC1</w:t>
            </w:r>
          </w:p>
        </w:tc>
        <w:tc>
          <w:tcPr>
            <w:tcW w:w="727" w:type="dxa"/>
            <w:vAlign w:val="center"/>
          </w:tcPr>
          <w:p w14:paraId="668F9E22" w14:textId="4A2C909D"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2EB26CB9" w14:textId="2AB4ABDB"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CRLOL-s</w:t>
            </w:r>
          </w:p>
        </w:tc>
        <w:tc>
          <w:tcPr>
            <w:tcW w:w="1069" w:type="dxa"/>
            <w:vAlign w:val="center"/>
          </w:tcPr>
          <w:p w14:paraId="0E01BE0A" w14:textId="7031BBB6"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CRLOL</w:t>
            </w:r>
          </w:p>
        </w:tc>
        <w:tc>
          <w:tcPr>
            <w:tcW w:w="2898" w:type="dxa"/>
            <w:vAlign w:val="center"/>
          </w:tcPr>
          <w:p w14:paraId="73E44E63" w14:textId="76341F8A"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shd w:val="clear" w:color="auto" w:fill="auto"/>
            <w:vAlign w:val="center"/>
          </w:tcPr>
          <w:p w14:paraId="0D2F46A3" w14:textId="4B4DB516" w:rsidR="00A835E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Pr>
                <w:rFonts w:cs="Times New Roman"/>
                <w:i w:val="0"/>
                <w:iCs w:val="0"/>
                <w:color w:val="000000"/>
                <w:szCs w:val="20"/>
              </w:rPr>
              <w:t>-</w:t>
            </w:r>
          </w:p>
        </w:tc>
      </w:tr>
      <w:tr w:rsidR="00A835E8" w:rsidRPr="003031D2" w14:paraId="58718175" w14:textId="69B58B8B"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191CF323" w14:textId="493DCE16"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LC2</w:t>
            </w:r>
          </w:p>
        </w:tc>
        <w:tc>
          <w:tcPr>
            <w:tcW w:w="727" w:type="dxa"/>
            <w:vAlign w:val="center"/>
          </w:tcPr>
          <w:p w14:paraId="06A83DD7" w14:textId="3EFB1613"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7F591673" w14:textId="418AB28A"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CRLOL-s</w:t>
            </w:r>
          </w:p>
        </w:tc>
        <w:tc>
          <w:tcPr>
            <w:tcW w:w="1069" w:type="dxa"/>
            <w:vAlign w:val="center"/>
          </w:tcPr>
          <w:p w14:paraId="17BF4692" w14:textId="00F03798"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CRLOL</w:t>
            </w:r>
          </w:p>
        </w:tc>
        <w:tc>
          <w:tcPr>
            <w:tcW w:w="2898" w:type="dxa"/>
            <w:vAlign w:val="center"/>
          </w:tcPr>
          <w:p w14:paraId="20030E35" w14:textId="48AAFB13"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shd w:val="clear" w:color="auto" w:fill="auto"/>
            <w:vAlign w:val="center"/>
          </w:tcPr>
          <w:p w14:paraId="74B73367" w14:textId="2854B087" w:rsidR="00A835E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Alternate locations for LC2 could be considered to reduce O&amp;M time and costs. LC2 could either be moved down with LC1 (assuming arrays could be spaced sufficiently to ensure independent detections) or it could be moved upstream (but still below core spawning areas).</w:t>
            </w:r>
          </w:p>
        </w:tc>
      </w:tr>
      <w:tr w:rsidR="000A18C8" w:rsidRPr="003031D2" w14:paraId="242E8AAD" w14:textId="333BE371"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754FB606" w14:textId="380E7326"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lastRenderedPageBreak/>
              <w:t>LAP</w:t>
            </w:r>
          </w:p>
        </w:tc>
        <w:tc>
          <w:tcPr>
            <w:tcW w:w="727" w:type="dxa"/>
            <w:vAlign w:val="center"/>
          </w:tcPr>
          <w:p w14:paraId="0E06FE9E" w14:textId="1A91856F"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118" w:type="dxa"/>
            <w:vAlign w:val="center"/>
          </w:tcPr>
          <w:p w14:paraId="3D629F62" w14:textId="5BB8A42D"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CRLMA-s</w:t>
            </w:r>
          </w:p>
        </w:tc>
        <w:tc>
          <w:tcPr>
            <w:tcW w:w="1069" w:type="dxa"/>
            <w:vAlign w:val="center"/>
          </w:tcPr>
          <w:p w14:paraId="0B893DFC" w14:textId="557F482C"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CRLAP</w:t>
            </w:r>
          </w:p>
        </w:tc>
        <w:tc>
          <w:tcPr>
            <w:tcW w:w="2898" w:type="dxa"/>
            <w:vAlign w:val="center"/>
          </w:tcPr>
          <w:p w14:paraId="2B1B95AF" w14:textId="626EF12D"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6" w:type="dxa"/>
            <w:vMerge w:val="restart"/>
            <w:shd w:val="clear" w:color="auto" w:fill="auto"/>
            <w:vAlign w:val="center"/>
          </w:tcPr>
          <w:p w14:paraId="1B91249E" w14:textId="31CFED2F"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An existing IPTDS within the CRLMA-s population should be funded under the project. Candidates include locations in the lower Potlatch River (e.g., JUL), LAP, or LAW. Alternatively, a new IPTDS in Big Canyon Creek could be considered.</w:t>
            </w:r>
          </w:p>
        </w:tc>
      </w:tr>
      <w:tr w:rsidR="000A18C8" w:rsidRPr="003031D2" w14:paraId="6FC28451" w14:textId="2A368E94"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705044AC" w14:textId="2807F387"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JUL</w:t>
            </w:r>
          </w:p>
        </w:tc>
        <w:tc>
          <w:tcPr>
            <w:tcW w:w="727" w:type="dxa"/>
            <w:vAlign w:val="center"/>
          </w:tcPr>
          <w:p w14:paraId="52677178" w14:textId="0F009ED9"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118" w:type="dxa"/>
            <w:vAlign w:val="center"/>
          </w:tcPr>
          <w:p w14:paraId="6578F384" w14:textId="25DA9CA9"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CRLMA-s</w:t>
            </w:r>
          </w:p>
        </w:tc>
        <w:tc>
          <w:tcPr>
            <w:tcW w:w="1069" w:type="dxa"/>
            <w:vAlign w:val="center"/>
          </w:tcPr>
          <w:p w14:paraId="6C22F082" w14:textId="4EB8D137"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CRPOT</w:t>
            </w:r>
          </w:p>
        </w:tc>
        <w:tc>
          <w:tcPr>
            <w:tcW w:w="2898" w:type="dxa"/>
            <w:vAlign w:val="center"/>
          </w:tcPr>
          <w:p w14:paraId="1371981A" w14:textId="55272D0E"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6" w:type="dxa"/>
            <w:vMerge/>
            <w:shd w:val="clear" w:color="auto" w:fill="auto"/>
            <w:vAlign w:val="center"/>
          </w:tcPr>
          <w:p w14:paraId="0A087AB1" w14:textId="77777777"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p>
        </w:tc>
      </w:tr>
      <w:tr w:rsidR="000A18C8" w:rsidRPr="003031D2" w14:paraId="447CDE00" w14:textId="02579140"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060DC895" w14:textId="226A78CE"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LAW</w:t>
            </w:r>
          </w:p>
        </w:tc>
        <w:tc>
          <w:tcPr>
            <w:tcW w:w="727" w:type="dxa"/>
            <w:vAlign w:val="center"/>
          </w:tcPr>
          <w:p w14:paraId="59D4BB38" w14:textId="233F124F"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118" w:type="dxa"/>
            <w:vAlign w:val="center"/>
          </w:tcPr>
          <w:p w14:paraId="511F2AEF" w14:textId="45AE26AF"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CRLMA-s</w:t>
            </w:r>
          </w:p>
        </w:tc>
        <w:tc>
          <w:tcPr>
            <w:tcW w:w="1069" w:type="dxa"/>
            <w:vAlign w:val="center"/>
          </w:tcPr>
          <w:p w14:paraId="33BEF9A0" w14:textId="450ED413"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SCLAW</w:t>
            </w:r>
          </w:p>
        </w:tc>
        <w:tc>
          <w:tcPr>
            <w:tcW w:w="2898" w:type="dxa"/>
            <w:vAlign w:val="center"/>
          </w:tcPr>
          <w:p w14:paraId="407B510E" w14:textId="5AF84687"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6" w:type="dxa"/>
            <w:vMerge/>
            <w:shd w:val="clear" w:color="auto" w:fill="auto"/>
            <w:vAlign w:val="center"/>
          </w:tcPr>
          <w:p w14:paraId="746BF985" w14:textId="77777777"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p>
        </w:tc>
      </w:tr>
      <w:tr w:rsidR="00A835E8" w:rsidRPr="003031D2" w14:paraId="57B29DC0" w14:textId="77777777" w:rsidTr="009D15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6" w:type="dxa"/>
            <w:gridSpan w:val="7"/>
            <w:shd w:val="clear" w:color="auto" w:fill="262626" w:themeFill="text1" w:themeFillTint="D9"/>
            <w:vAlign w:val="center"/>
          </w:tcPr>
          <w:p w14:paraId="4E8ECF46" w14:textId="69288A07" w:rsidR="00A835E8" w:rsidRPr="00A835E8" w:rsidRDefault="00A835E8" w:rsidP="00A835E8">
            <w:pPr>
              <w:pStyle w:val="Caption"/>
              <w:spacing w:after="0"/>
              <w:contextualSpacing/>
              <w:rPr>
                <w:rFonts w:cs="Times New Roman"/>
                <w:i w:val="0"/>
                <w:iCs w:val="0"/>
                <w:color w:val="000000"/>
                <w:szCs w:val="20"/>
              </w:rPr>
            </w:pPr>
            <w:r w:rsidRPr="00A835E8">
              <w:rPr>
                <w:rFonts w:cs="Times New Roman"/>
                <w:i w:val="0"/>
                <w:iCs w:val="0"/>
                <w:szCs w:val="20"/>
              </w:rPr>
              <w:t>Imnaha</w:t>
            </w:r>
          </w:p>
        </w:tc>
      </w:tr>
      <w:tr w:rsidR="000A18C8" w:rsidRPr="003031D2" w14:paraId="02979695" w14:textId="6D506923"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71F62562" w14:textId="093E82D5"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IR1</w:t>
            </w:r>
          </w:p>
        </w:tc>
        <w:tc>
          <w:tcPr>
            <w:tcW w:w="727" w:type="dxa"/>
            <w:vAlign w:val="center"/>
          </w:tcPr>
          <w:p w14:paraId="0B051172" w14:textId="73EC5951"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5C7B0B2B" w14:textId="4D2B716F"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IRMAI-s</w:t>
            </w:r>
          </w:p>
        </w:tc>
        <w:tc>
          <w:tcPr>
            <w:tcW w:w="1069" w:type="dxa"/>
            <w:vAlign w:val="center"/>
          </w:tcPr>
          <w:p w14:paraId="776858C5" w14:textId="16AB96A7"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IRMAI</w:t>
            </w:r>
          </w:p>
        </w:tc>
        <w:tc>
          <w:tcPr>
            <w:tcW w:w="2898" w:type="dxa"/>
            <w:vAlign w:val="center"/>
          </w:tcPr>
          <w:p w14:paraId="792269D6" w14:textId="3E7020BF"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val="restart"/>
            <w:shd w:val="clear" w:color="auto" w:fill="auto"/>
            <w:vAlign w:val="center"/>
          </w:tcPr>
          <w:p w14:paraId="40DE645E" w14:textId="4A35E444"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Because IRMAI-s is the only steelhead population in the MPG, high-precision monitoring is required. IR1 provides the greatest coverage for both species. In addition, two sites upstream, including IR2, should be funded to ensure adequate detections to estimate abundance at IR1. IR3 would be preferred over BSC as it receives more detections, on average, for both species; further, estimates of abundance from IR2 and IR3, combined, can be used to estimate abundance for the IRBSH Chinook salmon population. COC is not needed for status and trends monitoring as it only provides coverage for a steelhead minor spawning area.</w:t>
            </w:r>
          </w:p>
        </w:tc>
      </w:tr>
      <w:tr w:rsidR="000A18C8" w:rsidRPr="003031D2" w14:paraId="44001437" w14:textId="2EBD3F58"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07AA317A" w14:textId="4E33EE58"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IR2</w:t>
            </w:r>
          </w:p>
        </w:tc>
        <w:tc>
          <w:tcPr>
            <w:tcW w:w="727" w:type="dxa"/>
            <w:vAlign w:val="center"/>
          </w:tcPr>
          <w:p w14:paraId="2738C9D6" w14:textId="4FBF4AA6"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48A3EDFD" w14:textId="789FB52B"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IRMAI-s</w:t>
            </w:r>
          </w:p>
        </w:tc>
        <w:tc>
          <w:tcPr>
            <w:tcW w:w="1069" w:type="dxa"/>
            <w:vAlign w:val="center"/>
          </w:tcPr>
          <w:p w14:paraId="53EDCE4A" w14:textId="21F61DEC"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IRMAI</w:t>
            </w:r>
          </w:p>
        </w:tc>
        <w:tc>
          <w:tcPr>
            <w:tcW w:w="2898" w:type="dxa"/>
            <w:vAlign w:val="center"/>
          </w:tcPr>
          <w:p w14:paraId="650FBC61" w14:textId="6EA51D6B"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shd w:val="clear" w:color="auto" w:fill="auto"/>
            <w:vAlign w:val="center"/>
          </w:tcPr>
          <w:p w14:paraId="2D33DA9A" w14:textId="77777777"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p>
        </w:tc>
      </w:tr>
      <w:tr w:rsidR="000A18C8" w:rsidRPr="003031D2" w14:paraId="64E76CDE" w14:textId="3956124C"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7415E1CF" w14:textId="4C91C924"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IR3</w:t>
            </w:r>
          </w:p>
        </w:tc>
        <w:tc>
          <w:tcPr>
            <w:tcW w:w="727" w:type="dxa"/>
            <w:vAlign w:val="center"/>
          </w:tcPr>
          <w:p w14:paraId="0684B930" w14:textId="79E69E67"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2CC12B00" w14:textId="1F57D40D"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IRMAI-s</w:t>
            </w:r>
          </w:p>
        </w:tc>
        <w:tc>
          <w:tcPr>
            <w:tcW w:w="1069" w:type="dxa"/>
            <w:vAlign w:val="center"/>
          </w:tcPr>
          <w:p w14:paraId="099B5A32" w14:textId="076EA94E"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IRMAI</w:t>
            </w:r>
          </w:p>
        </w:tc>
        <w:tc>
          <w:tcPr>
            <w:tcW w:w="2898" w:type="dxa"/>
            <w:vAlign w:val="center"/>
          </w:tcPr>
          <w:p w14:paraId="27DFF6AC" w14:textId="4F669080"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shd w:val="clear" w:color="auto" w:fill="auto"/>
            <w:vAlign w:val="center"/>
          </w:tcPr>
          <w:p w14:paraId="3608CAF9" w14:textId="77777777"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p>
        </w:tc>
      </w:tr>
      <w:tr w:rsidR="000A18C8" w:rsidRPr="003031D2" w14:paraId="06DEA4AA" w14:textId="0A5F7260"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7CC9D34F" w14:textId="1536E663"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COC</w:t>
            </w:r>
          </w:p>
        </w:tc>
        <w:tc>
          <w:tcPr>
            <w:tcW w:w="727" w:type="dxa"/>
            <w:vAlign w:val="center"/>
          </w:tcPr>
          <w:p w14:paraId="65BC8611" w14:textId="3B61B9C0"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0C702A7F" w14:textId="2F1FDF3B"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IRMAI-s</w:t>
            </w:r>
          </w:p>
        </w:tc>
        <w:tc>
          <w:tcPr>
            <w:tcW w:w="1069" w:type="dxa"/>
            <w:vAlign w:val="center"/>
          </w:tcPr>
          <w:p w14:paraId="461B0854" w14:textId="74C3A429"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IRMAI</w:t>
            </w:r>
          </w:p>
        </w:tc>
        <w:tc>
          <w:tcPr>
            <w:tcW w:w="2898" w:type="dxa"/>
            <w:vAlign w:val="center"/>
          </w:tcPr>
          <w:p w14:paraId="161B4F37" w14:textId="64CF3567" w:rsidR="000A18C8" w:rsidRPr="003031D2" w:rsidRDefault="00564F9C"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 xml:space="preserve">Decommission, remove, or transfer </w:t>
            </w:r>
            <w:r>
              <w:rPr>
                <w:rFonts w:cs="Times New Roman"/>
                <w:i w:val="0"/>
                <w:iCs w:val="0"/>
                <w:color w:val="000000"/>
                <w:szCs w:val="20"/>
              </w:rPr>
              <w:t>from</w:t>
            </w:r>
            <w:r w:rsidRPr="003031D2">
              <w:rPr>
                <w:rFonts w:cs="Times New Roman"/>
                <w:i w:val="0"/>
                <w:iCs w:val="0"/>
                <w:color w:val="000000"/>
                <w:szCs w:val="20"/>
              </w:rPr>
              <w:t xml:space="preserve"> project</w:t>
            </w:r>
          </w:p>
        </w:tc>
        <w:tc>
          <w:tcPr>
            <w:tcW w:w="6376" w:type="dxa"/>
            <w:vMerge/>
            <w:shd w:val="clear" w:color="auto" w:fill="auto"/>
            <w:vAlign w:val="center"/>
          </w:tcPr>
          <w:p w14:paraId="0AB37E08" w14:textId="77777777"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p>
        </w:tc>
      </w:tr>
      <w:tr w:rsidR="000A18C8" w:rsidRPr="003031D2" w14:paraId="37487E6A" w14:textId="22F6B261"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456D6AF9" w14:textId="277237AA"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BSC</w:t>
            </w:r>
          </w:p>
        </w:tc>
        <w:tc>
          <w:tcPr>
            <w:tcW w:w="727" w:type="dxa"/>
            <w:vAlign w:val="center"/>
          </w:tcPr>
          <w:p w14:paraId="11ADB2AB" w14:textId="107DAEE9"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4FAC064A" w14:textId="40ABD76B"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IRMAI-s</w:t>
            </w:r>
          </w:p>
        </w:tc>
        <w:tc>
          <w:tcPr>
            <w:tcW w:w="1069" w:type="dxa"/>
            <w:vAlign w:val="center"/>
          </w:tcPr>
          <w:p w14:paraId="157A1941" w14:textId="1B73F53F"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IRBSH</w:t>
            </w:r>
          </w:p>
        </w:tc>
        <w:tc>
          <w:tcPr>
            <w:tcW w:w="2898" w:type="dxa"/>
            <w:vAlign w:val="center"/>
          </w:tcPr>
          <w:p w14:paraId="08279A53" w14:textId="5726A80E" w:rsidR="000A18C8" w:rsidRPr="003031D2" w:rsidRDefault="00564F9C"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 xml:space="preserve">Decommission, remove, or transfer </w:t>
            </w:r>
            <w:r>
              <w:rPr>
                <w:rFonts w:cs="Times New Roman"/>
                <w:i w:val="0"/>
                <w:iCs w:val="0"/>
                <w:color w:val="000000"/>
                <w:szCs w:val="20"/>
              </w:rPr>
              <w:t>from</w:t>
            </w:r>
            <w:r w:rsidRPr="003031D2">
              <w:rPr>
                <w:rFonts w:cs="Times New Roman"/>
                <w:i w:val="0"/>
                <w:iCs w:val="0"/>
                <w:color w:val="000000"/>
                <w:szCs w:val="20"/>
              </w:rPr>
              <w:t xml:space="preserve"> project</w:t>
            </w:r>
          </w:p>
        </w:tc>
        <w:tc>
          <w:tcPr>
            <w:tcW w:w="6376" w:type="dxa"/>
            <w:vMerge/>
            <w:shd w:val="clear" w:color="auto" w:fill="auto"/>
            <w:vAlign w:val="center"/>
          </w:tcPr>
          <w:p w14:paraId="6D25F2ED" w14:textId="77777777"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p>
        </w:tc>
      </w:tr>
      <w:tr w:rsidR="00A835E8" w:rsidRPr="003031D2" w14:paraId="593B09E3" w14:textId="77777777" w:rsidTr="009D15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6" w:type="dxa"/>
            <w:gridSpan w:val="7"/>
            <w:shd w:val="clear" w:color="auto" w:fill="262626" w:themeFill="text1" w:themeFillTint="D9"/>
            <w:vAlign w:val="center"/>
          </w:tcPr>
          <w:p w14:paraId="6DB1CE0F" w14:textId="66175432" w:rsidR="00A835E8" w:rsidRPr="00A835E8" w:rsidRDefault="00A835E8" w:rsidP="00A835E8">
            <w:pPr>
              <w:pStyle w:val="Caption"/>
              <w:spacing w:after="0"/>
              <w:contextualSpacing/>
              <w:rPr>
                <w:rFonts w:cs="Times New Roman"/>
                <w:i w:val="0"/>
                <w:iCs w:val="0"/>
                <w:color w:val="000000"/>
                <w:szCs w:val="20"/>
              </w:rPr>
            </w:pPr>
            <w:r w:rsidRPr="00A835E8">
              <w:rPr>
                <w:rFonts w:cs="Times New Roman"/>
                <w:i w:val="0"/>
                <w:iCs w:val="0"/>
                <w:szCs w:val="20"/>
              </w:rPr>
              <w:t>Grande Ronde</w:t>
            </w:r>
          </w:p>
        </w:tc>
      </w:tr>
      <w:tr w:rsidR="00A835E8" w:rsidRPr="003031D2" w14:paraId="714FB5E7" w14:textId="63E55712"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691D5A27" w14:textId="68B5CCF7"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UGR</w:t>
            </w:r>
          </w:p>
        </w:tc>
        <w:tc>
          <w:tcPr>
            <w:tcW w:w="727" w:type="dxa"/>
            <w:vAlign w:val="center"/>
          </w:tcPr>
          <w:p w14:paraId="26188580" w14:textId="3D913A70"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15C65898" w14:textId="077BBA3A"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GRUMA-s</w:t>
            </w:r>
          </w:p>
        </w:tc>
        <w:tc>
          <w:tcPr>
            <w:tcW w:w="1069" w:type="dxa"/>
            <w:vAlign w:val="center"/>
          </w:tcPr>
          <w:p w14:paraId="75417191" w14:textId="30A3E6E3"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GRCAT / GRUMA</w:t>
            </w:r>
          </w:p>
        </w:tc>
        <w:tc>
          <w:tcPr>
            <w:tcW w:w="2898" w:type="dxa"/>
            <w:vAlign w:val="center"/>
          </w:tcPr>
          <w:p w14:paraId="6AAECA46" w14:textId="1062187E"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shd w:val="clear" w:color="auto" w:fill="auto"/>
            <w:vAlign w:val="center"/>
          </w:tcPr>
          <w:p w14:paraId="704A39CF" w14:textId="1082CF8F" w:rsidR="00A835E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Pr>
                <w:rFonts w:cs="Times New Roman"/>
                <w:i w:val="0"/>
                <w:iCs w:val="0"/>
                <w:color w:val="000000"/>
                <w:szCs w:val="20"/>
              </w:rPr>
              <w:t>-</w:t>
            </w:r>
          </w:p>
        </w:tc>
      </w:tr>
      <w:tr w:rsidR="000A18C8" w:rsidRPr="003031D2" w14:paraId="100185F4" w14:textId="6A98A618"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67784079" w14:textId="1F7EEF9F"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WR1</w:t>
            </w:r>
          </w:p>
        </w:tc>
        <w:tc>
          <w:tcPr>
            <w:tcW w:w="727" w:type="dxa"/>
            <w:vAlign w:val="center"/>
          </w:tcPr>
          <w:p w14:paraId="0B4E508E" w14:textId="1ADD6590"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56750EF5" w14:textId="3A8E09A6"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GRWAL-s</w:t>
            </w:r>
          </w:p>
        </w:tc>
        <w:tc>
          <w:tcPr>
            <w:tcW w:w="1069" w:type="dxa"/>
            <w:vAlign w:val="center"/>
          </w:tcPr>
          <w:p w14:paraId="63CBAFC2" w14:textId="7614F1F4"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GRLOS</w:t>
            </w:r>
          </w:p>
        </w:tc>
        <w:tc>
          <w:tcPr>
            <w:tcW w:w="2898" w:type="dxa"/>
            <w:vAlign w:val="center"/>
          </w:tcPr>
          <w:p w14:paraId="18228EC1" w14:textId="1E52442F"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val="restart"/>
            <w:shd w:val="clear" w:color="auto" w:fill="auto"/>
            <w:vAlign w:val="center"/>
          </w:tcPr>
          <w:p w14:paraId="7D28D622" w14:textId="58046596"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WR1 should continue to be funded under the project. A two-pass array at MR1 would allow an estimate of a detection probability at both WR1 and the lower array and MR1 and allow parsing of abundance among steelhead major spawning areas and sp</w:t>
            </w:r>
            <w:r w:rsidR="00161662">
              <w:rPr>
                <w:rFonts w:cs="Times New Roman"/>
                <w:i w:val="0"/>
                <w:iCs w:val="0"/>
                <w:color w:val="000000"/>
                <w:szCs w:val="20"/>
              </w:rPr>
              <w:t>ring</w:t>
            </w:r>
            <w:r w:rsidRPr="000A18C8">
              <w:rPr>
                <w:rFonts w:cs="Times New Roman"/>
                <w:i w:val="0"/>
                <w:iCs w:val="0"/>
                <w:color w:val="000000"/>
                <w:szCs w:val="20"/>
              </w:rPr>
              <w:t>/sum</w:t>
            </w:r>
            <w:r w:rsidR="00161662">
              <w:rPr>
                <w:rFonts w:cs="Times New Roman"/>
                <w:i w:val="0"/>
                <w:iCs w:val="0"/>
                <w:color w:val="000000"/>
                <w:szCs w:val="20"/>
              </w:rPr>
              <w:t>mer</w:t>
            </w:r>
            <w:r w:rsidRPr="000A18C8">
              <w:rPr>
                <w:rFonts w:cs="Times New Roman"/>
                <w:i w:val="0"/>
                <w:iCs w:val="0"/>
                <w:color w:val="000000"/>
                <w:szCs w:val="20"/>
              </w:rPr>
              <w:t xml:space="preserve"> Chinook populations. However, estimates of detection probabilities at WR1 have been found to be biased due to Minam and Wallowa adults "sorting" by the time they arrive to WR1. Therefore, a single-pass array at WR2 should also be funded under the project to ensure unbiased detection probability estimates.</w:t>
            </w:r>
          </w:p>
        </w:tc>
      </w:tr>
      <w:tr w:rsidR="000A18C8" w:rsidRPr="003031D2" w14:paraId="55ADD159" w14:textId="22ABDA61"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35C53058" w14:textId="38816C34"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WR2</w:t>
            </w:r>
          </w:p>
        </w:tc>
        <w:tc>
          <w:tcPr>
            <w:tcW w:w="727" w:type="dxa"/>
            <w:vAlign w:val="center"/>
          </w:tcPr>
          <w:p w14:paraId="68DC61DE" w14:textId="1C9316E1"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118" w:type="dxa"/>
            <w:vAlign w:val="center"/>
          </w:tcPr>
          <w:p w14:paraId="69A36527" w14:textId="51E16551"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GRWAL-s</w:t>
            </w:r>
          </w:p>
        </w:tc>
        <w:tc>
          <w:tcPr>
            <w:tcW w:w="1069" w:type="dxa"/>
            <w:vAlign w:val="center"/>
          </w:tcPr>
          <w:p w14:paraId="3C6C6B66" w14:textId="4EF8BB60"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GRLOS</w:t>
            </w:r>
          </w:p>
        </w:tc>
        <w:tc>
          <w:tcPr>
            <w:tcW w:w="2898" w:type="dxa"/>
            <w:vAlign w:val="center"/>
          </w:tcPr>
          <w:p w14:paraId="266106EA" w14:textId="550E9192"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6" w:type="dxa"/>
            <w:vMerge/>
            <w:shd w:val="clear" w:color="auto" w:fill="auto"/>
            <w:vAlign w:val="center"/>
          </w:tcPr>
          <w:p w14:paraId="35E570D0" w14:textId="77777777"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p>
        </w:tc>
      </w:tr>
      <w:tr w:rsidR="000A18C8" w:rsidRPr="003031D2" w14:paraId="32E82611" w14:textId="3E25B088"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60825B60" w14:textId="6D2B87C1"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MR1</w:t>
            </w:r>
          </w:p>
        </w:tc>
        <w:tc>
          <w:tcPr>
            <w:tcW w:w="727" w:type="dxa"/>
            <w:vAlign w:val="center"/>
          </w:tcPr>
          <w:p w14:paraId="03F864BE" w14:textId="373941BE"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118" w:type="dxa"/>
            <w:vAlign w:val="center"/>
          </w:tcPr>
          <w:p w14:paraId="6B3D91F5" w14:textId="2A9BF722"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GRWAL-s</w:t>
            </w:r>
          </w:p>
        </w:tc>
        <w:tc>
          <w:tcPr>
            <w:tcW w:w="1069" w:type="dxa"/>
            <w:vAlign w:val="center"/>
          </w:tcPr>
          <w:p w14:paraId="3415420A" w14:textId="3C64966A"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GRMIN</w:t>
            </w:r>
          </w:p>
        </w:tc>
        <w:tc>
          <w:tcPr>
            <w:tcW w:w="2898" w:type="dxa"/>
            <w:vAlign w:val="center"/>
          </w:tcPr>
          <w:p w14:paraId="2E9351FA" w14:textId="2AF3675B"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6" w:type="dxa"/>
            <w:vMerge/>
            <w:shd w:val="clear" w:color="auto" w:fill="auto"/>
            <w:vAlign w:val="center"/>
          </w:tcPr>
          <w:p w14:paraId="46F22A7F" w14:textId="77777777"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p>
        </w:tc>
      </w:tr>
      <w:tr w:rsidR="00A835E8" w:rsidRPr="003031D2" w14:paraId="5EAF6D48" w14:textId="535522DA"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6C40501A" w14:textId="22E7DA7C"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WEN</w:t>
            </w:r>
          </w:p>
        </w:tc>
        <w:tc>
          <w:tcPr>
            <w:tcW w:w="727" w:type="dxa"/>
            <w:vAlign w:val="center"/>
          </w:tcPr>
          <w:p w14:paraId="7A4DDDE4" w14:textId="79EB29C9"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118" w:type="dxa"/>
            <w:vAlign w:val="center"/>
          </w:tcPr>
          <w:p w14:paraId="18467C20" w14:textId="4DAEF696"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GRLMT-s</w:t>
            </w:r>
          </w:p>
        </w:tc>
        <w:tc>
          <w:tcPr>
            <w:tcW w:w="1069" w:type="dxa"/>
            <w:vAlign w:val="center"/>
          </w:tcPr>
          <w:p w14:paraId="63149AAF" w14:textId="4C36A7FE"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GRWEN</w:t>
            </w:r>
          </w:p>
        </w:tc>
        <w:tc>
          <w:tcPr>
            <w:tcW w:w="2898" w:type="dxa"/>
            <w:vAlign w:val="center"/>
          </w:tcPr>
          <w:p w14:paraId="287F1B38" w14:textId="56D0D550"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6" w:type="dxa"/>
            <w:shd w:val="clear" w:color="auto" w:fill="auto"/>
            <w:vAlign w:val="center"/>
          </w:tcPr>
          <w:p w14:paraId="0426E170" w14:textId="4F0403DD" w:rsidR="00A835E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An IPTDS site below a major spawning area within the GRLMT-s population is necessary to ensure low-precision monitoring. If transferring WEN to the project is not desired, ensure long-term funding of the site.</w:t>
            </w:r>
          </w:p>
        </w:tc>
      </w:tr>
      <w:tr w:rsidR="00A835E8" w:rsidRPr="003031D2" w14:paraId="172E4E2E" w14:textId="62A329CD"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264A309E" w14:textId="54C3F3D8"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JOC</w:t>
            </w:r>
          </w:p>
        </w:tc>
        <w:tc>
          <w:tcPr>
            <w:tcW w:w="727" w:type="dxa"/>
            <w:vAlign w:val="center"/>
          </w:tcPr>
          <w:p w14:paraId="0737DDEA" w14:textId="67D78A65"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05491C8C" w14:textId="52E53DB3"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GRJOS-s</w:t>
            </w:r>
          </w:p>
        </w:tc>
        <w:tc>
          <w:tcPr>
            <w:tcW w:w="1069" w:type="dxa"/>
            <w:vAlign w:val="center"/>
          </w:tcPr>
          <w:p w14:paraId="60D8E5B9" w14:textId="3F7CE347"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NA</w:t>
            </w:r>
          </w:p>
        </w:tc>
        <w:tc>
          <w:tcPr>
            <w:tcW w:w="2898" w:type="dxa"/>
            <w:vAlign w:val="center"/>
          </w:tcPr>
          <w:p w14:paraId="7BF1D341" w14:textId="2494544D"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shd w:val="clear" w:color="auto" w:fill="auto"/>
            <w:vAlign w:val="center"/>
          </w:tcPr>
          <w:p w14:paraId="28878C71" w14:textId="6815241A" w:rsidR="00A835E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Pr>
                <w:rFonts w:cs="Times New Roman"/>
                <w:i w:val="0"/>
                <w:iCs w:val="0"/>
                <w:color w:val="000000"/>
                <w:szCs w:val="20"/>
              </w:rPr>
              <w:t>-</w:t>
            </w:r>
          </w:p>
        </w:tc>
      </w:tr>
      <w:tr w:rsidR="00A835E8" w:rsidRPr="003031D2" w14:paraId="3545E33D" w14:textId="77777777" w:rsidTr="009D1563">
        <w:tc>
          <w:tcPr>
            <w:cnfStyle w:val="001000000000" w:firstRow="0" w:lastRow="0" w:firstColumn="1" w:lastColumn="0" w:oddVBand="0" w:evenVBand="0" w:oddHBand="0" w:evenHBand="0" w:firstRowFirstColumn="0" w:firstRowLastColumn="0" w:lastRowFirstColumn="0" w:lastRowLastColumn="0"/>
            <w:tcW w:w="13046" w:type="dxa"/>
            <w:gridSpan w:val="7"/>
            <w:shd w:val="clear" w:color="auto" w:fill="262626" w:themeFill="text1" w:themeFillTint="D9"/>
            <w:vAlign w:val="center"/>
          </w:tcPr>
          <w:p w14:paraId="00220C7E" w14:textId="3B32A618" w:rsidR="00A835E8" w:rsidRPr="00A835E8" w:rsidRDefault="00A835E8" w:rsidP="00A835E8">
            <w:pPr>
              <w:pStyle w:val="Caption"/>
              <w:spacing w:after="0"/>
              <w:contextualSpacing/>
              <w:rPr>
                <w:rFonts w:cs="Times New Roman"/>
                <w:i w:val="0"/>
                <w:iCs w:val="0"/>
                <w:color w:val="000000"/>
                <w:szCs w:val="20"/>
              </w:rPr>
            </w:pPr>
            <w:r w:rsidRPr="00A835E8">
              <w:rPr>
                <w:rFonts w:cs="Times New Roman"/>
                <w:i w:val="0"/>
                <w:iCs w:val="0"/>
                <w:szCs w:val="20"/>
              </w:rPr>
              <w:t>Lower Snake</w:t>
            </w:r>
          </w:p>
        </w:tc>
      </w:tr>
      <w:tr w:rsidR="00A835E8" w:rsidRPr="003031D2" w14:paraId="199E9E60" w14:textId="7323A543"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56EE7899" w14:textId="6ECDCF51"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ACM</w:t>
            </w:r>
          </w:p>
        </w:tc>
        <w:tc>
          <w:tcPr>
            <w:tcW w:w="727" w:type="dxa"/>
            <w:vAlign w:val="center"/>
          </w:tcPr>
          <w:p w14:paraId="15956E56" w14:textId="522CCFD0"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118" w:type="dxa"/>
            <w:vAlign w:val="center"/>
          </w:tcPr>
          <w:p w14:paraId="20B68A2C" w14:textId="1C2D4CC9"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SNASO-s</w:t>
            </w:r>
          </w:p>
        </w:tc>
        <w:tc>
          <w:tcPr>
            <w:tcW w:w="1069" w:type="dxa"/>
            <w:vAlign w:val="center"/>
          </w:tcPr>
          <w:p w14:paraId="15DF84EA" w14:textId="10E775EB"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SNASO</w:t>
            </w:r>
          </w:p>
        </w:tc>
        <w:tc>
          <w:tcPr>
            <w:tcW w:w="2898" w:type="dxa"/>
            <w:vAlign w:val="center"/>
          </w:tcPr>
          <w:p w14:paraId="3AFAD110" w14:textId="5E20A071"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6" w:type="dxa"/>
            <w:shd w:val="clear" w:color="auto" w:fill="auto"/>
            <w:vAlign w:val="center"/>
          </w:tcPr>
          <w:p w14:paraId="3987EFDB" w14:textId="653F3FFF" w:rsidR="00A835E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If transferring ACM to the project is not desired, ensure long-term funding of the site.</w:t>
            </w:r>
          </w:p>
        </w:tc>
      </w:tr>
      <w:tr w:rsidR="00A835E8" w:rsidRPr="003031D2" w14:paraId="0926FFB3" w14:textId="2F09696B"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1E5C31B2" w14:textId="3143CCBA" w:rsidR="00A835E8" w:rsidRPr="002410F5" w:rsidRDefault="00A835E8" w:rsidP="00A835E8">
            <w:pPr>
              <w:pStyle w:val="Caption"/>
              <w:spacing w:after="0"/>
              <w:contextualSpacing/>
              <w:jc w:val="center"/>
              <w:rPr>
                <w:rFonts w:cs="Times New Roman"/>
                <w:b w:val="0"/>
                <w:bCs w:val="0"/>
                <w:i w:val="0"/>
                <w:iCs w:val="0"/>
                <w:szCs w:val="20"/>
                <w:highlight w:val="cyan"/>
              </w:rPr>
            </w:pPr>
            <w:r w:rsidRPr="002410F5">
              <w:rPr>
                <w:rFonts w:cs="Times New Roman"/>
                <w:b w:val="0"/>
                <w:bCs w:val="0"/>
                <w:i w:val="0"/>
                <w:iCs w:val="0"/>
                <w:szCs w:val="20"/>
                <w:highlight w:val="cyan"/>
              </w:rPr>
              <w:t>Alpowa Creek</w:t>
            </w:r>
          </w:p>
        </w:tc>
        <w:tc>
          <w:tcPr>
            <w:tcW w:w="727" w:type="dxa"/>
            <w:vAlign w:val="center"/>
          </w:tcPr>
          <w:p w14:paraId="51EB44AB" w14:textId="1AA36302" w:rsidR="00A835E8" w:rsidRPr="002410F5"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highlight w:val="cyan"/>
              </w:rPr>
            </w:pPr>
            <w:r w:rsidRPr="002410F5">
              <w:rPr>
                <w:rFonts w:cs="Times New Roman"/>
                <w:i w:val="0"/>
                <w:iCs w:val="0"/>
                <w:color w:val="000000"/>
                <w:szCs w:val="20"/>
                <w:highlight w:val="cyan"/>
              </w:rPr>
              <w:t>-</w:t>
            </w:r>
          </w:p>
        </w:tc>
        <w:tc>
          <w:tcPr>
            <w:tcW w:w="1118" w:type="dxa"/>
            <w:vAlign w:val="center"/>
          </w:tcPr>
          <w:p w14:paraId="49B62724" w14:textId="091A04C5" w:rsidR="00A835E8" w:rsidRPr="002410F5"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highlight w:val="cyan"/>
              </w:rPr>
            </w:pPr>
            <w:r w:rsidRPr="002410F5">
              <w:rPr>
                <w:rFonts w:cs="Times New Roman"/>
                <w:i w:val="0"/>
                <w:iCs w:val="0"/>
                <w:color w:val="000000"/>
                <w:szCs w:val="20"/>
                <w:highlight w:val="cyan"/>
              </w:rPr>
              <w:t>SNASO-s</w:t>
            </w:r>
          </w:p>
        </w:tc>
        <w:tc>
          <w:tcPr>
            <w:tcW w:w="1069" w:type="dxa"/>
            <w:vAlign w:val="center"/>
          </w:tcPr>
          <w:p w14:paraId="6C0873CE" w14:textId="4635A028" w:rsidR="00A835E8" w:rsidRPr="002410F5"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highlight w:val="cyan"/>
              </w:rPr>
            </w:pPr>
            <w:r w:rsidRPr="002410F5">
              <w:rPr>
                <w:rFonts w:cs="Times New Roman"/>
                <w:i w:val="0"/>
                <w:iCs w:val="0"/>
                <w:color w:val="000000"/>
                <w:szCs w:val="20"/>
                <w:highlight w:val="cyan"/>
              </w:rPr>
              <w:t>-</w:t>
            </w:r>
          </w:p>
        </w:tc>
        <w:tc>
          <w:tcPr>
            <w:tcW w:w="2898" w:type="dxa"/>
            <w:vAlign w:val="center"/>
          </w:tcPr>
          <w:p w14:paraId="1B4F9CF9" w14:textId="24B7FC99" w:rsidR="00A835E8" w:rsidRPr="002410F5"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highlight w:val="cyan"/>
              </w:rPr>
            </w:pPr>
            <w:r w:rsidRPr="002410F5">
              <w:rPr>
                <w:rFonts w:cs="Times New Roman"/>
                <w:i w:val="0"/>
                <w:iCs w:val="0"/>
                <w:color w:val="000000"/>
                <w:szCs w:val="20"/>
                <w:highlight w:val="cyan"/>
              </w:rPr>
              <w:t>Add IPTDS</w:t>
            </w:r>
          </w:p>
        </w:tc>
        <w:tc>
          <w:tcPr>
            <w:tcW w:w="6376" w:type="dxa"/>
            <w:shd w:val="clear" w:color="auto" w:fill="auto"/>
            <w:vAlign w:val="center"/>
          </w:tcPr>
          <w:p w14:paraId="171E04F1" w14:textId="6027F2CF" w:rsidR="00A835E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commentRangeStart w:id="76"/>
            <w:r w:rsidRPr="000A18C8">
              <w:rPr>
                <w:rFonts w:cs="Times New Roman"/>
                <w:i w:val="0"/>
                <w:iCs w:val="0"/>
                <w:color w:val="000000"/>
                <w:szCs w:val="20"/>
              </w:rPr>
              <w:t>Add an IPTDS in lower Alpowa Creek to ensure high-precison monitoring of one steelhead population within the MPG</w:t>
            </w:r>
            <w:r w:rsidR="00DD6B7D">
              <w:rPr>
                <w:rFonts w:cs="Times New Roman"/>
                <w:i w:val="0"/>
                <w:iCs w:val="0"/>
                <w:color w:val="000000"/>
                <w:szCs w:val="20"/>
              </w:rPr>
              <w:t>, unless a weir is reliably operated in Alpowa Creek annually</w:t>
            </w:r>
            <w:r w:rsidRPr="000A18C8">
              <w:rPr>
                <w:rFonts w:cs="Times New Roman"/>
                <w:i w:val="0"/>
                <w:iCs w:val="0"/>
                <w:color w:val="000000"/>
                <w:szCs w:val="20"/>
              </w:rPr>
              <w:t>.</w:t>
            </w:r>
            <w:commentRangeEnd w:id="76"/>
            <w:r w:rsidR="00E916FB">
              <w:rPr>
                <w:rStyle w:val="CommentReference"/>
                <w:i w:val="0"/>
                <w:iCs w:val="0"/>
              </w:rPr>
              <w:commentReference w:id="76"/>
            </w:r>
          </w:p>
        </w:tc>
      </w:tr>
      <w:bookmarkEnd w:id="60"/>
      <w:bookmarkEnd w:id="61"/>
    </w:tbl>
    <w:p w14:paraId="3AD44AA4" w14:textId="77777777" w:rsidR="003627F5" w:rsidRDefault="003627F5" w:rsidP="003627F5">
      <w:pPr>
        <w:pStyle w:val="Heading1"/>
        <w:sectPr w:rsidR="003627F5" w:rsidSect="003031D2">
          <w:pgSz w:w="15840" w:h="12240" w:orient="landscape" w:code="1"/>
          <w:pgMar w:top="1440" w:right="1440" w:bottom="1440" w:left="1440" w:header="720" w:footer="720" w:gutter="0"/>
          <w:cols w:space="720"/>
          <w:docGrid w:linePitch="360"/>
        </w:sectPr>
      </w:pPr>
    </w:p>
    <w:p w14:paraId="746B168C" w14:textId="7D866407" w:rsidR="007F2654" w:rsidRDefault="00F32410" w:rsidP="007F2654">
      <w:pPr>
        <w:pStyle w:val="Heading1"/>
        <w:jc w:val="both"/>
      </w:pPr>
      <w:bookmarkStart w:id="77" w:name="_Toc164257244"/>
      <w:r>
        <w:lastRenderedPageBreak/>
        <w:t>DISCUSSION</w:t>
      </w:r>
      <w:bookmarkEnd w:id="77"/>
    </w:p>
    <w:p w14:paraId="673C12F1" w14:textId="1F79F10C" w:rsidR="007F2654" w:rsidRDefault="007F2654" w:rsidP="007F2654">
      <w:pPr>
        <w:jc w:val="both"/>
      </w:pPr>
      <w:r>
        <w:t xml:space="preserve">The goal of this IPTDS site prioritization report is to develop a framework (i.e., decision-making process) which will assist in making </w:t>
      </w:r>
      <w:commentRangeStart w:id="78"/>
      <w:commentRangeStart w:id="79"/>
      <w:r w:rsidR="00E916FB">
        <w:t>recommendations transparent</w:t>
      </w:r>
      <w:commentRangeEnd w:id="78"/>
      <w:r w:rsidR="00E916FB">
        <w:rPr>
          <w:rStyle w:val="CommentReference"/>
        </w:rPr>
        <w:commentReference w:id="78"/>
      </w:r>
      <w:commentRangeEnd w:id="79"/>
      <w:r w:rsidR="00A01770">
        <w:rPr>
          <w:rStyle w:val="CommentReference"/>
        </w:rPr>
        <w:commentReference w:id="79"/>
      </w:r>
      <w:r w:rsidR="00B1481F">
        <w:t>, and repeatable into the future</w:t>
      </w:r>
      <w:commentRangeStart w:id="80"/>
      <w:r w:rsidR="00E916FB">
        <w:t>.</w:t>
      </w:r>
      <w:r w:rsidR="00A01770">
        <w:t xml:space="preserve"> </w:t>
      </w:r>
      <w:commentRangeEnd w:id="80"/>
      <w:r w:rsidR="00E916FB">
        <w:rPr>
          <w:rStyle w:val="CommentReference"/>
        </w:rPr>
        <w:commentReference w:id="80"/>
      </w:r>
      <w:r w:rsidR="00A01770">
        <w:t>However, w</w:t>
      </w:r>
      <w:r w:rsidR="00B1481F">
        <w:t>e do acknowledge that</w:t>
      </w:r>
      <w:r>
        <w:t xml:space="preserve"> for some MPGs, populations, and/or IPTDS sites, “gray areas” occasionally exist which must consider </w:t>
      </w:r>
      <w:r w:rsidR="00BF2B3D">
        <w:t>RM&amp;E</w:t>
      </w:r>
      <w:r>
        <w:t xml:space="preserve"> objectives as well as e.g., logistics, operational costs, site reliability, site feasibility, etc.</w:t>
      </w:r>
      <w:r w:rsidR="00AD54D2">
        <w:t xml:space="preserve"> </w:t>
      </w:r>
      <w:commentRangeStart w:id="81"/>
      <w:r w:rsidR="00AD54D2">
        <w:t xml:space="preserve">For example, </w:t>
      </w:r>
      <w:r w:rsidR="00E76B0B">
        <w:t>the CRLOL-s population in Lolo Creek could continue to be monitored using LC1 and LC2, as configured; however, LC2 is in a location difficult for O&amp;M and so alternate configurations could be considered in Lolo Creek to reduce long-term costs.</w:t>
      </w:r>
      <w:commentRangeEnd w:id="81"/>
      <w:r w:rsidR="00A01770">
        <w:rPr>
          <w:rStyle w:val="CommentReference"/>
        </w:rPr>
        <w:commentReference w:id="81"/>
      </w:r>
      <w:r w:rsidR="00E76B0B">
        <w:t xml:space="preserve"> </w:t>
      </w:r>
    </w:p>
    <w:p w14:paraId="19E35E63" w14:textId="3F429CA5" w:rsidR="007F2654" w:rsidRPr="007F2654" w:rsidRDefault="008A05FA" w:rsidP="008A05FA">
      <w:pPr>
        <w:jc w:val="both"/>
      </w:pPr>
      <w:r>
        <w:t>In some cases, an estimate of abundance at a site funded by the Integrated IPTDS O&amp;M project, or recommended for funding under the project, is reliant on detections at sites</w:t>
      </w:r>
      <w:r w:rsidR="00BF2B3D">
        <w:t xml:space="preserve"> upstream</w:t>
      </w:r>
      <w:r>
        <w:t xml:space="preserve"> not funded by the project. For example, an IPTDS-based </w:t>
      </w:r>
      <w:r w:rsidR="00BF2B3D">
        <w:t xml:space="preserve">abundance estimate </w:t>
      </w:r>
      <w:r>
        <w:t xml:space="preserve">to the GRUMA-s steelhead population is currently achieved using UGR. </w:t>
      </w:r>
      <w:r w:rsidR="00BF2B3D">
        <w:t>But</w:t>
      </w:r>
      <w:r>
        <w:t xml:space="preserve"> estimating the detection probability at UGR, which is necessary to estimate abundance, is reliant on detections at upstream locations including CCU and CCW (and UGS prior to spawn year 2023). If arrays or sites upstream of </w:t>
      </w:r>
      <w:r w:rsidR="00BF2B3D">
        <w:t>key</w:t>
      </w:r>
      <w:r>
        <w:t xml:space="preserve"> array</w:t>
      </w:r>
      <w:r w:rsidR="00BF2B3D">
        <w:t xml:space="preserve">s </w:t>
      </w:r>
      <w:r>
        <w:t xml:space="preserve">used for population abundance estimates </w:t>
      </w:r>
      <w:r w:rsidR="00BF2B3D">
        <w:t xml:space="preserve">are </w:t>
      </w:r>
      <w:r>
        <w:t xml:space="preserve">considered for removal or decommissioning, or </w:t>
      </w:r>
      <w:r w:rsidR="00BF2B3D">
        <w:t>are</w:t>
      </w:r>
      <w:r>
        <w:t xml:space="preserve"> operating unreliably, </w:t>
      </w:r>
      <w:r w:rsidR="007C0C89">
        <w:t>those actions should be taken into</w:t>
      </w:r>
      <w:r w:rsidR="00BF2B3D">
        <w:t xml:space="preserve"> future</w:t>
      </w:r>
      <w:r w:rsidR="007C0C89">
        <w:t xml:space="preserve"> consideration for prioritization</w:t>
      </w:r>
      <w:r w:rsidR="00BF2B3D">
        <w:t>, including</w:t>
      </w:r>
      <w:commentRangeStart w:id="82"/>
      <w:commentRangeStart w:id="83"/>
      <w:r w:rsidR="00635CEE">
        <w:rPr>
          <w:rFonts w:cs="Times New Roman"/>
        </w:rPr>
        <w:t xml:space="preserve"> consider</w:t>
      </w:r>
      <w:r w:rsidR="00BF2B3D">
        <w:rPr>
          <w:rFonts w:cs="Times New Roman"/>
        </w:rPr>
        <w:t>ation</w:t>
      </w:r>
      <w:r w:rsidR="00635CEE">
        <w:rPr>
          <w:rFonts w:cs="Times New Roman"/>
        </w:rPr>
        <w:t xml:space="preserve"> for</w:t>
      </w:r>
      <w:r w:rsidR="00BF2B3D">
        <w:rPr>
          <w:rFonts w:cs="Times New Roman"/>
        </w:rPr>
        <w:t xml:space="preserve"> future</w:t>
      </w:r>
      <w:r w:rsidR="00635CEE">
        <w:rPr>
          <w:rFonts w:cs="Times New Roman"/>
        </w:rPr>
        <w:t xml:space="preserve"> funding under the Integrated O&amp;M project</w:t>
      </w:r>
      <w:r w:rsidR="00BF2B3D">
        <w:rPr>
          <w:rFonts w:cs="Times New Roman"/>
        </w:rPr>
        <w:t>.</w:t>
      </w:r>
      <w:commentRangeEnd w:id="82"/>
      <w:r w:rsidR="00635CEE">
        <w:rPr>
          <w:rStyle w:val="CommentReference"/>
        </w:rPr>
        <w:commentReference w:id="82"/>
      </w:r>
      <w:commentRangeEnd w:id="83"/>
      <w:r w:rsidR="00A01770">
        <w:rPr>
          <w:rStyle w:val="CommentReference"/>
        </w:rPr>
        <w:commentReference w:id="83"/>
      </w:r>
      <w:r w:rsidR="007C0C89">
        <w:t xml:space="preserve"> </w:t>
      </w:r>
      <w:r>
        <w:t xml:space="preserve"> </w:t>
      </w:r>
    </w:p>
    <w:p w14:paraId="19E64867" w14:textId="71421C3C" w:rsidR="00635CEE" w:rsidRDefault="000F7612" w:rsidP="00635CEE">
      <w:pPr>
        <w:jc w:val="both"/>
        <w:rPr>
          <w:rFonts w:cs="Times New Roman"/>
        </w:rPr>
      </w:pPr>
      <w:r>
        <w:rPr>
          <w:rFonts w:cs="Times New Roman"/>
        </w:rPr>
        <w:t>Our recommendations include IPTDS sites considered as candidates for decommissioning, removal, or transfer from the Integrated IPTDS O&amp;M project. These sites don’t necessarily need to be removed in the short-term. Sites that are not necessarily required for population monitoring could be rather “naturally phased out” i.e., sites that are currently operating reliably at low cost could remain instream until equipment aging or failure or environmental conditions (e.g., high flows, debris removing antennas and/or arrays) results in unreliable data for RM&amp;E. Until then, detections from those sites might assist adult escapement monitoring and/or other RM&amp;E objectives. Further, the opportunity should be provided for other projects to take over funding of those sites i</w:t>
      </w:r>
      <w:r w:rsidR="00BF2B3D">
        <w:rPr>
          <w:rFonts w:cs="Times New Roman"/>
        </w:rPr>
        <w:t>f</w:t>
      </w:r>
      <w:r>
        <w:rPr>
          <w:rFonts w:cs="Times New Roman"/>
        </w:rPr>
        <w:t xml:space="preserve"> the IPTDS supports their objectives. Alternatively, the Integrated O&amp;M project could maintain the funding and O&amp;M of those sites, if it is deemed </w:t>
      </w:r>
      <w:r w:rsidR="00E0415B">
        <w:rPr>
          <w:rFonts w:cs="Times New Roman"/>
        </w:rPr>
        <w:t>the IPTDS supports objectives that could be considered under the project, and O&amp;M could be completed a</w:t>
      </w:r>
      <w:r w:rsidR="00BF2B3D">
        <w:rPr>
          <w:rFonts w:cs="Times New Roman"/>
        </w:rPr>
        <w:t>t</w:t>
      </w:r>
      <w:r w:rsidR="00E0415B">
        <w:rPr>
          <w:rFonts w:cs="Times New Roman"/>
        </w:rPr>
        <w:t xml:space="preserve"> reduced cost under the project</w:t>
      </w:r>
      <w:commentRangeStart w:id="84"/>
      <w:commentRangeStart w:id="85"/>
      <w:commentRangeStart w:id="86"/>
      <w:r w:rsidR="00E0415B" w:rsidRPr="00160896">
        <w:t>.</w:t>
      </w:r>
      <w:commentRangeEnd w:id="84"/>
      <w:r w:rsidR="00E0415B" w:rsidRPr="00160896">
        <w:rPr>
          <w:rStyle w:val="CommentReference"/>
        </w:rPr>
        <w:commentReference w:id="84"/>
      </w:r>
      <w:commentRangeEnd w:id="85"/>
      <w:r w:rsidR="00E0415B" w:rsidRPr="00160896">
        <w:rPr>
          <w:rStyle w:val="CommentReference"/>
        </w:rPr>
        <w:commentReference w:id="85"/>
      </w:r>
      <w:commentRangeEnd w:id="86"/>
      <w:r w:rsidR="00E0415B" w:rsidRPr="00160896">
        <w:rPr>
          <w:rStyle w:val="CommentReference"/>
        </w:rPr>
        <w:commentReference w:id="86"/>
      </w:r>
      <w:r>
        <w:rPr>
          <w:rFonts w:cs="Times New Roman"/>
        </w:rPr>
        <w:t xml:space="preserve"> </w:t>
      </w:r>
    </w:p>
    <w:p w14:paraId="3C1AF21F" w14:textId="21A7573A" w:rsidR="00574D0D" w:rsidRPr="00635CEE" w:rsidRDefault="00163728" w:rsidP="00635CEE">
      <w:pPr>
        <w:jc w:val="both"/>
        <w:rPr>
          <w:rFonts w:cs="Times New Roman"/>
        </w:rPr>
      </w:pPr>
      <w:r>
        <w:rPr>
          <w:rFonts w:cs="Times New Roman"/>
        </w:rPr>
        <w:t>The IPTDS prioritization framework recommends funding and O&amp;M for IPTDS that are necessary</w:t>
      </w:r>
      <w:r w:rsidR="00FF088F">
        <w:rPr>
          <w:rFonts w:cs="Times New Roman"/>
        </w:rPr>
        <w:t xml:space="preserve"> for</w:t>
      </w:r>
      <w:commentRangeStart w:id="87"/>
      <w:r w:rsidR="00FF088F">
        <w:rPr>
          <w:rFonts w:cs="Times New Roman"/>
        </w:rPr>
        <w:t xml:space="preserve"> “near minimum” </w:t>
      </w:r>
      <w:commentRangeEnd w:id="87"/>
      <w:r w:rsidR="00FF088F">
        <w:rPr>
          <w:rStyle w:val="CommentReference"/>
        </w:rPr>
        <w:commentReference w:id="87"/>
      </w:r>
      <w:r w:rsidR="00FF088F">
        <w:rPr>
          <w:rFonts w:cs="Times New Roman"/>
        </w:rPr>
        <w:t>adult escapement monitoring</w:t>
      </w:r>
      <w:r>
        <w:rPr>
          <w:rFonts w:cs="Times New Roman"/>
        </w:rPr>
        <w:t xml:space="preserve">. In general, </w:t>
      </w:r>
      <w:r w:rsidR="000D5CCC">
        <w:rPr>
          <w:rFonts w:cs="Times New Roman"/>
        </w:rPr>
        <w:t>the aim is for one IPTDS near the bottom of a population, or at least below one or more major spawning areas</w:t>
      </w:r>
      <w:r w:rsidR="00BF2B3D">
        <w:rPr>
          <w:rFonts w:cs="Times New Roman"/>
        </w:rPr>
        <w:t>, and</w:t>
      </w:r>
      <w:r w:rsidR="000D5CCC">
        <w:rPr>
          <w:rFonts w:cs="Times New Roman"/>
        </w:rPr>
        <w:t xml:space="preserve"> one additional IPTDS is required upstream of that site to estimate a detection probability at the lower site</w:t>
      </w:r>
      <w:r w:rsidR="00BF2B3D">
        <w:rPr>
          <w:rFonts w:cs="Times New Roman"/>
        </w:rPr>
        <w:t xml:space="preserve">. </w:t>
      </w:r>
      <w:r w:rsidR="000D5CCC">
        <w:rPr>
          <w:rFonts w:cs="Times New Roman"/>
        </w:rPr>
        <w:t>However, relying on just one site upstream can be problematic if a site/array fails for a large portion of a run. The IPTDS recommendations in this case provide a low benchmark.</w:t>
      </w:r>
      <w:r w:rsidR="00BF2B3D">
        <w:rPr>
          <w:rFonts w:cs="Times New Roman"/>
        </w:rPr>
        <w:t xml:space="preserve"> As such, a</w:t>
      </w:r>
      <w:r w:rsidR="000D5CCC">
        <w:rPr>
          <w:rFonts w:cs="Times New Roman"/>
        </w:rPr>
        <w:t xml:space="preserve">dditional sites upstream of key locations could be considered in the future to ensure reliable adult escapement monitoring into tributaries and populations. Finally, </w:t>
      </w:r>
      <w:r w:rsidR="00BF2B3D">
        <w:rPr>
          <w:rFonts w:cs="Times New Roman"/>
        </w:rPr>
        <w:t xml:space="preserve">if </w:t>
      </w:r>
      <w:r w:rsidR="000D5CCC">
        <w:rPr>
          <w:rFonts w:cs="Times New Roman"/>
        </w:rPr>
        <w:t xml:space="preserve">other RM&amp;E objectives were to be considered e.g., fishery </w:t>
      </w:r>
      <w:r w:rsidR="00FF088F">
        <w:rPr>
          <w:rFonts w:cs="Times New Roman"/>
        </w:rPr>
        <w:t>management, hatchery evaluations, life-cycle monitoring,</w:t>
      </w:r>
      <w:r w:rsidR="00E54F28">
        <w:rPr>
          <w:rFonts w:cs="Times New Roman"/>
        </w:rPr>
        <w:t xml:space="preserve"> juvenile survival monitoring,</w:t>
      </w:r>
      <w:r w:rsidR="00BF2B3D">
        <w:rPr>
          <w:rFonts w:cs="Times New Roman"/>
        </w:rPr>
        <w:t xml:space="preserve"> etc.</w:t>
      </w:r>
      <w:r w:rsidR="00FF088F">
        <w:rPr>
          <w:rFonts w:cs="Times New Roman"/>
        </w:rPr>
        <w:t xml:space="preserve"> additional IPTDS in support of those would help ensure reliability of data to support various RM&amp;E objectives.</w:t>
      </w:r>
    </w:p>
    <w:p w14:paraId="24120389" w14:textId="5C854099" w:rsidR="00E76B0B" w:rsidRDefault="00160896" w:rsidP="00D77EA9">
      <w:pPr>
        <w:pStyle w:val="Heading2"/>
      </w:pPr>
      <w:bookmarkStart w:id="88" w:name="_Toc164257245"/>
      <w:commentRangeStart w:id="89"/>
      <w:commentRangeStart w:id="90"/>
      <w:commentRangeStart w:id="91"/>
      <w:r>
        <w:t>Next Steps</w:t>
      </w:r>
      <w:bookmarkEnd w:id="88"/>
      <w:commentRangeEnd w:id="89"/>
      <w:r>
        <w:rPr>
          <w:rStyle w:val="CommentReference"/>
          <w:rFonts w:eastAsiaTheme="minorHAnsi" w:cstheme="minorBidi"/>
          <w:b w:val="0"/>
          <w:i w:val="0"/>
        </w:rPr>
        <w:commentReference w:id="89"/>
      </w:r>
      <w:commentRangeEnd w:id="90"/>
      <w:r>
        <w:rPr>
          <w:rStyle w:val="CommentReference"/>
          <w:rFonts w:eastAsiaTheme="minorHAnsi" w:cstheme="minorBidi"/>
          <w:b w:val="0"/>
          <w:i w:val="0"/>
        </w:rPr>
        <w:commentReference w:id="90"/>
      </w:r>
      <w:commentRangeEnd w:id="91"/>
      <w:r w:rsidR="00E54F28">
        <w:rPr>
          <w:rStyle w:val="CommentReference"/>
          <w:rFonts w:eastAsiaTheme="minorHAnsi" w:cstheme="minorBidi"/>
          <w:b w:val="0"/>
          <w:i w:val="0"/>
        </w:rPr>
        <w:commentReference w:id="91"/>
      </w:r>
    </w:p>
    <w:p w14:paraId="0209E9EB" w14:textId="5C1C616C" w:rsidR="00D73CCE" w:rsidRDefault="00D73CCE" w:rsidP="00D73CCE">
      <w:pPr>
        <w:jc w:val="both"/>
      </w:pPr>
      <w:r>
        <w:t xml:space="preserve">Our recommendations include </w:t>
      </w:r>
      <w:r w:rsidRPr="00E54F28">
        <w:rPr>
          <w:highlight w:val="cyan"/>
        </w:rPr>
        <w:t xml:space="preserve">five </w:t>
      </w:r>
      <w:r w:rsidR="00B76790" w:rsidRPr="00E54F28">
        <w:rPr>
          <w:highlight w:val="cyan"/>
        </w:rPr>
        <w:t>new</w:t>
      </w:r>
      <w:r w:rsidRPr="00E54F28">
        <w:rPr>
          <w:highlight w:val="cyan"/>
        </w:rPr>
        <w:t xml:space="preserve"> proposed sites</w:t>
      </w:r>
      <w:r>
        <w:t xml:space="preserve"> to address data gaps. Determining the feasibility of proposed sites would be a necessary next step which includes logistics (e.g., site remoteness) and site suitability (e.g., depth, substrate, hydrograph, power considerations, etc.). For example, we initially recommend two IPTDS located near the downstream boundaries of the SRUMA-s and SRPAH-s populations, respectively. If those locations are deemed unsuitable for any reason, alternate locations can </w:t>
      </w:r>
      <w:r>
        <w:lastRenderedPageBreak/>
        <w:t xml:space="preserve">be considered e.g., in the East Fork Salmon River. In any case, proposed locations </w:t>
      </w:r>
      <w:r w:rsidR="00EB64F6">
        <w:t>can be “flexible” to accommodate suitability, logistics, etc. while also considering major spawning area</w:t>
      </w:r>
      <w:r w:rsidR="00864C6A">
        <w:t>s</w:t>
      </w:r>
      <w:r w:rsidR="00EB64F6">
        <w:t xml:space="preserve"> and/or population coverage to address data gaps. In populations where IPTDS operation is either infeasible or cost-prohibitive, alternate low-precision monitoring methods</w:t>
      </w:r>
      <w:r w:rsidR="00EB64F6" w:rsidRPr="00EB64F6">
        <w:rPr>
          <w:vertAlign w:val="superscript"/>
        </w:rPr>
        <w:fldChar w:fldCharType="begin"/>
      </w:r>
      <w:r w:rsidR="00EB64F6" w:rsidRPr="00EB64F6">
        <w:rPr>
          <w:vertAlign w:val="superscript"/>
        </w:rPr>
        <w:instrText xml:space="preserve"> NOTEREF _Ref163721176 \h </w:instrText>
      </w:r>
      <w:r w:rsidR="00EB64F6">
        <w:rPr>
          <w:vertAlign w:val="superscript"/>
        </w:rPr>
        <w:instrText xml:space="preserve"> \* MERGEFORMAT </w:instrText>
      </w:r>
      <w:r w:rsidR="00EB64F6" w:rsidRPr="00EB64F6">
        <w:rPr>
          <w:vertAlign w:val="superscript"/>
        </w:rPr>
      </w:r>
      <w:r w:rsidR="00EB64F6" w:rsidRPr="00EB64F6">
        <w:rPr>
          <w:vertAlign w:val="superscript"/>
        </w:rPr>
        <w:fldChar w:fldCharType="separate"/>
      </w:r>
      <w:r w:rsidR="00EB64F6" w:rsidRPr="00EB64F6">
        <w:rPr>
          <w:vertAlign w:val="superscript"/>
        </w:rPr>
        <w:t>3</w:t>
      </w:r>
      <w:r w:rsidR="00EB64F6" w:rsidRPr="00EB64F6">
        <w:rPr>
          <w:vertAlign w:val="superscript"/>
        </w:rPr>
        <w:fldChar w:fldCharType="end"/>
      </w:r>
      <w:r w:rsidR="00EB64F6">
        <w:t xml:space="preserve"> could be considered. Genetic-based effective population size monitoring and/or habitat availability-based interpolation/expansion methods could be considered, but if considered, should be validated in locations where IPTDS-based abundance estimates are available.</w:t>
      </w:r>
    </w:p>
    <w:p w14:paraId="46E598C8" w14:textId="5EDDD2DE" w:rsidR="00642AA5" w:rsidRDefault="00EB64F6" w:rsidP="00D73CCE">
      <w:pPr>
        <w:jc w:val="both"/>
      </w:pPr>
      <w:r>
        <w:t>Some “tandem” arrays exist throughout the Snake River basin which may not be necessary for directional monitoring and/or to estimate detection probabilities for its lower array. Over the long-term, consolidating some tandem arrays to single-pass arrays could be considered to achieve cost-savings.</w:t>
      </w:r>
    </w:p>
    <w:p w14:paraId="369DBA40" w14:textId="452AA730" w:rsidR="0058382B" w:rsidRDefault="0058382B" w:rsidP="0058382B">
      <w:pPr>
        <w:pStyle w:val="Heading2"/>
      </w:pPr>
      <w:bookmarkStart w:id="92" w:name="_Toc164257246"/>
      <w:r>
        <w:t>Conclusions</w:t>
      </w:r>
      <w:bookmarkEnd w:id="92"/>
    </w:p>
    <w:p w14:paraId="4F08FC21" w14:textId="5D092DA9" w:rsidR="0058382B" w:rsidRDefault="00B76790" w:rsidP="004643C6">
      <w:pPr>
        <w:jc w:val="both"/>
      </w:pPr>
      <w:r>
        <w:t xml:space="preserve">Snake River basin fish managers came together to develop a process to prioritize the current basin IPTDS sites to ensure completion of abundance and life history high-level metrics, following the recommendations of the ASMS (CBCAMW 2010). It is our recommendation that the currently funded IPTDS O&amp;M project (2018-002-00) provide the funding and O&amp;M necessary to obtain the adequate adult abundance and life history metrics for populations throughout the basin. </w:t>
      </w:r>
      <w:r w:rsidRPr="00E54F28">
        <w:rPr>
          <w:highlight w:val="cyan"/>
        </w:rPr>
        <w:t>We recommend the IPTDS O&amp;M project decommission, remove, or transfer 8 of its currently funded 32 sites, transfer 10 sites (funded under other projects), and add five additional sites (currently not funded), for a total of 39 total IPTDS. These recommendations should achieve a cost-savings among all IPTDS-funded projects by placing the 39 required IPTDS under a single “umbrella”.</w:t>
      </w:r>
      <w:r>
        <w:t xml:space="preserve"> </w:t>
      </w:r>
      <w:r w:rsidR="004643C6">
        <w:t xml:space="preserve">Although this increases the O&amp;M required under the project, likely with additional funding needed, the aim is that </w:t>
      </w:r>
      <w:r w:rsidR="004E6772">
        <w:t xml:space="preserve">proposed </w:t>
      </w:r>
      <w:r w:rsidR="004643C6">
        <w:t>changes</w:t>
      </w:r>
      <w:r w:rsidR="004E6772">
        <w:t xml:space="preserve"> collectively</w:t>
      </w:r>
      <w:r w:rsidR="004643C6">
        <w:t xml:space="preserve"> result in an overall cost-savings across a portfolio of projects.</w:t>
      </w:r>
    </w:p>
    <w:p w14:paraId="08F57320" w14:textId="78E94BBE" w:rsidR="00B76790" w:rsidRPr="0058382B" w:rsidRDefault="00B76790" w:rsidP="004643C6">
      <w:pPr>
        <w:jc w:val="both"/>
      </w:pPr>
      <w:r>
        <w:t>The Snake River IPTDS prioritization, among fishery managers, will occur annually to ensure that the Integrated IPTDS O&amp;M project continues to obtain adequate status and trends information for summer-run steelhead and spring/summer-run Chinook salmon population in the Snake River basin.</w:t>
      </w:r>
    </w:p>
    <w:p w14:paraId="7B4D9B73" w14:textId="0CCA56DA" w:rsidR="009B6ED0" w:rsidRPr="00E76B0B" w:rsidRDefault="009B6ED0" w:rsidP="00E76B0B">
      <w:pPr>
        <w:jc w:val="both"/>
        <w:rPr>
          <w:rFonts w:cs="Times New Roman"/>
        </w:rPr>
      </w:pPr>
      <w:r>
        <w:br w:type="page"/>
      </w:r>
    </w:p>
    <w:p w14:paraId="790B9491" w14:textId="334F110B" w:rsidR="00945952" w:rsidRDefault="00D74A0F" w:rsidP="003627F5">
      <w:pPr>
        <w:pStyle w:val="Heading1"/>
      </w:pPr>
      <w:bookmarkStart w:id="93" w:name="_Toc164257247"/>
      <w:r>
        <w:lastRenderedPageBreak/>
        <w:t>LITERATURE CITED</w:t>
      </w:r>
      <w:bookmarkEnd w:id="93"/>
    </w:p>
    <w:p w14:paraId="69CD9488" w14:textId="377DA7C6" w:rsidR="00521132" w:rsidRDefault="00521132" w:rsidP="00A14C61">
      <w:pPr>
        <w:ind w:left="360" w:hanging="360"/>
        <w:jc w:val="both"/>
        <w:rPr>
          <w:rFonts w:cs="Times New Roman"/>
        </w:rPr>
      </w:pPr>
      <w:r>
        <w:rPr>
          <w:rFonts w:cs="Times New Roman"/>
        </w:rPr>
        <w:t>Ackerman, M.W., B.K. Hand, R.K. Waples, G. Luikart, R.S. Waples, C.A. Steele, B.A. Garner, J. McCane, and M.R. Campbell. 2017. Effective Number of Breeders from Sibship Reconstruction: Empirical Evaluations using Hatchery Steelhead. Evolutionary Applications. 10(2):146-160. doi: 10.1111/eva.12433</w:t>
      </w:r>
    </w:p>
    <w:p w14:paraId="38F19FDE" w14:textId="08331238" w:rsidR="00521132" w:rsidRPr="00521132" w:rsidRDefault="00521132" w:rsidP="00A14C61">
      <w:pPr>
        <w:ind w:left="360" w:hanging="360"/>
        <w:jc w:val="both"/>
        <w:rPr>
          <w:rFonts w:cs="Times New Roman"/>
        </w:rPr>
      </w:pPr>
      <w:r w:rsidRPr="00521132">
        <w:rPr>
          <w:rFonts w:cs="Times New Roman"/>
        </w:rPr>
        <w:t>Bowersox, B.J., J.S. Har</w:t>
      </w:r>
      <w:r>
        <w:rPr>
          <w:rFonts w:cs="Times New Roman"/>
        </w:rPr>
        <w:t>grove, T. Copeland, and M.R. Campbell. 2022. The Genetic Composition of Wild Steelhead Based on Spatial Proximity to a Hatchery. North American Journal of Fisheries Management. 43(2):431-450. https://doi.org/10.1002/nafm.10861</w:t>
      </w:r>
    </w:p>
    <w:p w14:paraId="66C71721" w14:textId="285BEE31" w:rsidR="00D74A0F" w:rsidRDefault="0084406A" w:rsidP="00A14C61">
      <w:pPr>
        <w:ind w:left="360" w:hanging="360"/>
        <w:jc w:val="both"/>
        <w:rPr>
          <w:rFonts w:cs="Times New Roman"/>
        </w:rPr>
      </w:pPr>
      <w:r>
        <w:rPr>
          <w:rFonts w:cs="Times New Roman"/>
        </w:rPr>
        <w:t xml:space="preserve">Columbia Basin Coordinated Anadromous Monitoring Workshop (CBCAMW). 2010. Anadromous Salmonid Monitoring Strategy Viable Salmonid Population Criteria and Subset of Tributary Habitat and Hatchery Effectiveness, Version 30062010. </w:t>
      </w:r>
      <w:r w:rsidR="000160F5">
        <w:rPr>
          <w:rFonts w:cs="Times New Roman"/>
        </w:rPr>
        <w:t>59 pp.</w:t>
      </w:r>
    </w:p>
    <w:p w14:paraId="05093CAD" w14:textId="0932F847" w:rsidR="00677DF7" w:rsidRDefault="00677DF7" w:rsidP="00A14C61">
      <w:pPr>
        <w:ind w:left="360" w:hanging="360"/>
        <w:jc w:val="both"/>
        <w:rPr>
          <w:rFonts w:cs="Times New Roman"/>
        </w:rPr>
      </w:pPr>
      <w:r>
        <w:rPr>
          <w:rFonts w:cs="Times New Roman"/>
        </w:rPr>
        <w:t>Crawford, B.A. and S. Rumsey. 2009. Guidance for Monitoring Recovery of Pacific Northwest Salmon and Steelhead Listed Under the Federal Endangered Species Act (Idaho, Oregon, and Washington), DRAFT. NOAA’s National Marine Fisheries Service – Northwest Region. 129 pp.</w:t>
      </w:r>
    </w:p>
    <w:p w14:paraId="27ED2C95" w14:textId="57C128B8" w:rsidR="00521132" w:rsidRDefault="00521132" w:rsidP="00A14C61">
      <w:pPr>
        <w:ind w:left="360" w:hanging="360"/>
        <w:jc w:val="both"/>
        <w:rPr>
          <w:rFonts w:cs="Times New Roman"/>
        </w:rPr>
      </w:pPr>
      <w:r>
        <w:rPr>
          <w:rFonts w:cs="Times New Roman"/>
        </w:rPr>
        <w:t>Hargrove, J.S., M. Davison, and M.R. Campbell. 2022. Natural-origin Steelhead and Chinook Salmon Life History and Genetic Diversity at PIT Tag Detection Locations Throughout the Snake River Basin, Project Progress Report, 2021 Annual Report</w:t>
      </w:r>
      <w:r w:rsidR="00F00ADA">
        <w:rPr>
          <w:rFonts w:cs="Times New Roman"/>
        </w:rPr>
        <w:t>. Project Number 2010-026-00, Contract Number 79581. IDFG Report Number 22-13.</w:t>
      </w:r>
    </w:p>
    <w:p w14:paraId="08DF0514" w14:textId="7A45238A" w:rsidR="002050AA" w:rsidRDefault="002050AA" w:rsidP="00A14C61">
      <w:pPr>
        <w:ind w:left="360" w:hanging="360"/>
        <w:jc w:val="both"/>
        <w:rPr>
          <w:rFonts w:cs="Times New Roman"/>
        </w:rPr>
      </w:pPr>
      <w:r>
        <w:rPr>
          <w:rFonts w:cs="Times New Roman"/>
        </w:rPr>
        <w:t>Interior Columbia Basin Technical Recovery Team (ICTRT). 2003. Independent Populations of Chinook, Steelhead, and Sockeye for Listed Evolutionary Significant Units Within the Interior Columbia River Domain, Working Draft.</w:t>
      </w:r>
    </w:p>
    <w:p w14:paraId="64065484" w14:textId="29BB71E8" w:rsidR="00FE5F95" w:rsidRDefault="00FE5F95" w:rsidP="00A14C61">
      <w:pPr>
        <w:ind w:left="360" w:hanging="360"/>
        <w:jc w:val="both"/>
        <w:rPr>
          <w:rFonts w:cs="Times New Roman"/>
        </w:rPr>
      </w:pPr>
      <w:r>
        <w:rPr>
          <w:rFonts w:cs="Times New Roman"/>
        </w:rPr>
        <w:t>McElhany, P., M.H. Ruckelshaus, M.J. Ford, T.C. Wainwright, and E.P. Bjorkstedt. 2000. Viable salmonid populations and the recovery of evolutionary significant units. U.S. Dept. Commer., NOAA Tech Memo. NMFS-NWFSC-42. 156 pp.</w:t>
      </w:r>
    </w:p>
    <w:p w14:paraId="36BE27A0" w14:textId="02CF8DAC" w:rsidR="0062321B" w:rsidRDefault="0062321B" w:rsidP="00A14C61">
      <w:pPr>
        <w:ind w:left="360" w:hanging="360"/>
        <w:jc w:val="both"/>
        <w:rPr>
          <w:rFonts w:cs="Times New Roman"/>
        </w:rPr>
      </w:pPr>
      <w:r>
        <w:rPr>
          <w:rFonts w:cs="Times New Roman"/>
        </w:rPr>
        <w:t>National Oceanic and Atmospheric Administration (NOAA). 2017. ESA Recovery Plan for Snake River Spring/Summer Chinook Salmon (</w:t>
      </w:r>
      <w:r w:rsidRPr="0062321B">
        <w:rPr>
          <w:rFonts w:cs="Times New Roman"/>
          <w:i/>
          <w:iCs/>
        </w:rPr>
        <w:t>Oncorhynchus tshawytscha</w:t>
      </w:r>
      <w:r>
        <w:rPr>
          <w:rFonts w:cs="Times New Roman"/>
        </w:rPr>
        <w:t>) &amp; Snake River Basin Steelhead (</w:t>
      </w:r>
      <w:r w:rsidRPr="0062321B">
        <w:rPr>
          <w:rFonts w:cs="Times New Roman"/>
          <w:i/>
          <w:iCs/>
        </w:rPr>
        <w:t>Oncorhynchus mykiss</w:t>
      </w:r>
      <w:r>
        <w:rPr>
          <w:rFonts w:cs="Times New Roman"/>
        </w:rPr>
        <w:t>). U.S. Department of Commerce, National Oceanic and Atmospheric Administration, National Marine Fisheries Service, West Coast Region. November 2017.</w:t>
      </w:r>
    </w:p>
    <w:p w14:paraId="0FC7A9BA" w14:textId="3B4878F7" w:rsidR="00141564" w:rsidRDefault="00141564" w:rsidP="00A14C61">
      <w:pPr>
        <w:ind w:left="360" w:hanging="360"/>
        <w:jc w:val="both"/>
        <w:rPr>
          <w:rFonts w:cs="Times New Roman"/>
        </w:rPr>
      </w:pPr>
      <w:r>
        <w:rPr>
          <w:rFonts w:cs="Times New Roman"/>
        </w:rPr>
        <w:t>Pacific Northwest Aquatic Monitoring Partnership (PNAMP). 2009. High Level Indicators for Watershed Health and Salmon. May 12, 2009. 10 pp.</w:t>
      </w:r>
    </w:p>
    <w:p w14:paraId="74004FB8" w14:textId="70EF7C0D" w:rsidR="008F6A2A" w:rsidRDefault="002F7455" w:rsidP="00A14C61">
      <w:pPr>
        <w:ind w:left="360" w:hanging="360"/>
        <w:jc w:val="both"/>
        <w:rPr>
          <w:rFonts w:cs="Times New Roman"/>
        </w:rPr>
      </w:pPr>
      <w:r>
        <w:rPr>
          <w:rFonts w:cs="Times New Roman"/>
        </w:rPr>
        <w:t>Poole, J.R., E.A. Felts, B. Barnett, M. Davison, M. Heller, R. Hand, and E. Brown. 2022. Idaho Adult Chinook Salmon Monitoring. Annual Report 2021. Idaho Department of Fish and Game Report 22-05.</w:t>
      </w:r>
    </w:p>
    <w:p w14:paraId="2E76EEE4" w14:textId="77777777" w:rsidR="008F6A2A" w:rsidRDefault="008F6A2A">
      <w:pPr>
        <w:rPr>
          <w:rFonts w:cs="Times New Roman"/>
        </w:rPr>
      </w:pPr>
      <w:r>
        <w:rPr>
          <w:rFonts w:cs="Times New Roman"/>
        </w:rPr>
        <w:br w:type="page"/>
      </w:r>
    </w:p>
    <w:p w14:paraId="4631D6CD" w14:textId="77777777" w:rsidR="00CC41D8" w:rsidRDefault="00CC41D8" w:rsidP="008F6A2A">
      <w:pPr>
        <w:pStyle w:val="Heading1"/>
        <w:jc w:val="center"/>
        <w:sectPr w:rsidR="00CC41D8" w:rsidSect="004F3B0A">
          <w:pgSz w:w="12240" w:h="15840" w:code="1"/>
          <w:pgMar w:top="1440" w:right="1440" w:bottom="1440" w:left="1440" w:header="720" w:footer="720" w:gutter="0"/>
          <w:cols w:space="720"/>
          <w:docGrid w:linePitch="360"/>
        </w:sectPr>
      </w:pPr>
    </w:p>
    <w:p w14:paraId="57FEE0F2" w14:textId="6617915F" w:rsidR="00F67062" w:rsidRDefault="00F67062" w:rsidP="00F67062">
      <w:pPr>
        <w:pStyle w:val="Heading1"/>
        <w:jc w:val="center"/>
      </w:pPr>
      <w:bookmarkStart w:id="94" w:name="_Ref164257071"/>
      <w:bookmarkStart w:id="95" w:name="_Toc164257248"/>
      <w:bookmarkStart w:id="96" w:name="_Ref163140252"/>
      <w:r>
        <w:lastRenderedPageBreak/>
        <w:t>APPENDIX A. IPTDS Considerations by Species, MPG, and Population</w:t>
      </w:r>
      <w:bookmarkEnd w:id="94"/>
      <w:bookmarkEnd w:id="95"/>
    </w:p>
    <w:p w14:paraId="5D52E839" w14:textId="77777777" w:rsidR="00F67062" w:rsidRDefault="00F67062" w:rsidP="00F67062"/>
    <w:p w14:paraId="1E4EFCE4" w14:textId="77784DF0" w:rsidR="00F67062" w:rsidRDefault="00F67062" w:rsidP="00F67062">
      <w:pPr>
        <w:pStyle w:val="Heading2"/>
      </w:pPr>
      <w:bookmarkStart w:id="97" w:name="_Toc164257249"/>
      <w:r>
        <w:t>Snake River Basin Steelhead DPS</w:t>
      </w:r>
      <w:bookmarkEnd w:id="97"/>
    </w:p>
    <w:p w14:paraId="574874DE" w14:textId="77777777" w:rsidR="00F67062" w:rsidRDefault="00F67062" w:rsidP="00F67062">
      <w:pPr>
        <w:pStyle w:val="Heading3"/>
      </w:pPr>
      <w:bookmarkStart w:id="98" w:name="_Toc164257250"/>
      <w:r w:rsidRPr="00887F08">
        <w:t>Salmon River MPG</w:t>
      </w:r>
      <w:bookmarkEnd w:id="98"/>
    </w:p>
    <w:p w14:paraId="11B851C7" w14:textId="769C4FE8" w:rsidR="00F67062" w:rsidRDefault="00F67062" w:rsidP="00F67062">
      <w:pPr>
        <w:jc w:val="both"/>
      </w:pPr>
      <w:r w:rsidRPr="00E91B22">
        <w:t>Fun</w:t>
      </w:r>
      <w:r>
        <w:t>ding for O&amp;M is currently provided for 17 IPTDS sites within the Salmon River MPG. We recommend the continued funding of O&amp;M for 1</w:t>
      </w:r>
      <w:del w:id="99" w:author="Mike Ackerman" w:date="2024-05-28T15:05:00Z">
        <w:r w:rsidDel="00E54F28">
          <w:delText>1</w:delText>
        </w:r>
      </w:del>
      <w:ins w:id="100" w:author="Mike Ackerman" w:date="2024-05-28T15:05:00Z">
        <w:r w:rsidR="00E54F28">
          <w:t>0</w:t>
        </w:r>
      </w:ins>
      <w:r>
        <w:t xml:space="preserve"> of those sites currently funded under the project (VC2, LLR, LRW, HYC, NFS, MAR, TAY, </w:t>
      </w:r>
      <w:del w:id="101" w:author="Mike Ackerman" w:date="2024-05-28T15:05:00Z">
        <w:r w:rsidDel="00E54F28">
          <w:delText xml:space="preserve">SFG, </w:delText>
        </w:r>
      </w:del>
      <w:r>
        <w:t xml:space="preserve">KRS, </w:t>
      </w:r>
      <w:r w:rsidRPr="00E91B22">
        <w:t>ESS</w:t>
      </w:r>
      <w:r>
        <w:t>, ZEN), potentially adding two</w:t>
      </w:r>
      <w:ins w:id="102" w:author="Mike Ackerman" w:date="2024-05-28T15:05:00Z">
        <w:r w:rsidR="00E54F28">
          <w:t xml:space="preserve"> existing</w:t>
        </w:r>
      </w:ins>
      <w:r>
        <w:t xml:space="preserve"> sites (YFK and PCA) to ensure precise and long-term monitoring of the SRUMA-s and SRPAN-s populations, respectively, and adding</w:t>
      </w:r>
      <w:ins w:id="103" w:author="Mike Ackerman" w:date="2024-05-28T15:06:00Z">
        <w:r w:rsidR="00E54F28">
          <w:t xml:space="preserve"> up to</w:t>
        </w:r>
      </w:ins>
      <w:r>
        <w:t xml:space="preserve"> four proposed sites to cover existing population monitoring gaps for a total of 1</w:t>
      </w:r>
      <w:ins w:id="104" w:author="Mike Ackerman" w:date="2024-05-28T15:06:00Z">
        <w:r w:rsidR="00E54F28">
          <w:t>6</w:t>
        </w:r>
      </w:ins>
      <w:del w:id="105" w:author="Mike Ackerman" w:date="2024-05-28T15:06:00Z">
        <w:r w:rsidDel="00E54F28">
          <w:delText>7</w:delText>
        </w:r>
      </w:del>
      <w:r>
        <w:t xml:space="preserve"> sites funded under the IPTDS O&amp;M project.</w:t>
      </w:r>
    </w:p>
    <w:p w14:paraId="6725ECB3" w14:textId="77777777" w:rsidR="00F67062" w:rsidRDefault="00F67062" w:rsidP="00F67062">
      <w:pPr>
        <w:jc w:val="both"/>
      </w:pPr>
      <w:r>
        <w:t>The SRLEM-s population is a strong candidate for high-precision monitoring due to extensive restoration actions and various RM&amp;E activities in the watershed. Currently, the IPTDS O&amp;M project funds seven sites within the SRLEM-s population; however, only three sites are necessary to obtain high-precision monitoring of abundance and distribution: LLR, LRW, and HYC. The remaining four sites (BHC, LLS, BTL, and CAC) could be considered for decommissioning</w:t>
      </w:r>
      <w:r w:rsidRPr="005A131B">
        <w:t>, removal</w:t>
      </w:r>
      <w:r>
        <w:t>, or transfer to other projects.</w:t>
      </w:r>
    </w:p>
    <w:p w14:paraId="34F66BB7" w14:textId="5506E703" w:rsidR="00F67062" w:rsidRDefault="00F67062" w:rsidP="00F67062">
      <w:pPr>
        <w:jc w:val="both"/>
      </w:pPr>
      <w:r>
        <w:t xml:space="preserve">The SFMAI-s population is currently monitored with high precision using KRS, ESS, and SFG combined. Although high-precision monitoring in the population is not required according to ASMS guidelines </w:t>
      </w:r>
      <w:r>
        <w:rPr>
          <w:rFonts w:cs="Times New Roman"/>
        </w:rPr>
        <w:t xml:space="preserve">(CBCAMW 2010) because other </w:t>
      </w:r>
      <w:r>
        <w:t>populations within the MPG are monitored with high precision, it is desired because the population is one of two populations within the MPG with a high B-run component and is targeted for viability or high viability. Funding under the IPTDS O&amp;M project should be continued for each of KRS</w:t>
      </w:r>
      <w:ins w:id="106" w:author="Mike Ackerman" w:date="2024-05-28T15:07:00Z">
        <w:r w:rsidR="00E54F28">
          <w:t xml:space="preserve"> and</w:t>
        </w:r>
      </w:ins>
      <w:del w:id="107" w:author="Mike Ackerman" w:date="2024-05-28T15:07:00Z">
        <w:r w:rsidDel="00E54F28">
          <w:delText>,</w:delText>
        </w:r>
      </w:del>
      <w:r>
        <w:t xml:space="preserve"> ESS</w:t>
      </w:r>
      <w:ins w:id="108" w:author="Mike Ackerman" w:date="2024-05-28T15:07:00Z">
        <w:r w:rsidR="00E54F28">
          <w:t>.</w:t>
        </w:r>
      </w:ins>
      <w:del w:id="109" w:author="Mike Ackerman" w:date="2024-05-28T15:07:00Z">
        <w:r w:rsidDel="00E54F28">
          <w:delText>, and SFG.</w:delText>
        </w:r>
      </w:del>
    </w:p>
    <w:p w14:paraId="6C8F1967" w14:textId="77777777" w:rsidR="00F67062" w:rsidRDefault="00F67062" w:rsidP="00F67062">
      <w:pPr>
        <w:jc w:val="both"/>
      </w:pPr>
      <w:r>
        <w:t xml:space="preserve">The SRPAH-s population is currently monitored using a combination of the Pahsimeroi Hatchery weir and USE and USI (both O&amp;M funded). The USE site provides more complete population coverage than USI and the weir; however, an estimate of abundance at USE is reliant on observations at USI and sites upstream (including Pahsimeroi Hatchery weir) to estimate a detection probability. Further, sites currently don’t exist in appropriate locations upstream to effectively “parse” abundance estimates to the SRUMA-s and SREFS-s populations from abundance at USE to estimate abundance for the SRPAH-s population. Because other populations within the MPG are monitored with high-precision, </w:t>
      </w:r>
      <w:r w:rsidRPr="0023275B">
        <w:t>USI could be considered for decommissioning, removal, or transfer from the project</w:t>
      </w:r>
      <w:r>
        <w:t>; however, SREFS-s is currently a data gap and should be considered (see below).</w:t>
      </w:r>
    </w:p>
    <w:p w14:paraId="48CE8106" w14:textId="77777777" w:rsidR="00F67062" w:rsidRDefault="00F67062" w:rsidP="00F67062">
      <w:pPr>
        <w:jc w:val="both"/>
      </w:pPr>
      <w:r>
        <w:t xml:space="preserve">We recommend considering funding YFK and PCA under the IPTDS O&amp;M project. PCA would ensure long-term monitoring of the SRPAN-s population. We recommend two new sites in the Upper Salmon River. Ideally, one site would be added near the lower boundary of the SREFS-s population on the Salmon River (below Morgan Creek or near Challis, ID) and one would be added near the lower boundary of the SRUMA-s population (near Clayton, ID); both could be single-pass arrays. These sites, combined, would allow parsing of abundance estimates among the SRPAH-s, SREFS-s, and SRUMA-s populations. If a site at the lower boundary of SRUMA-s is not feasible, a site in the lower East Fork Salmon River should be considered. Under either scenario, detections at YFK would aid in the parsing and precision of estimates. Finally, we recommend </w:t>
      </w:r>
      <w:r>
        <w:lastRenderedPageBreak/>
        <w:t>new sites in the SRCHA-s and SRLSR-s populations to address existing data gaps and ensure at least low-precision monitoring for all populations in the MPG.</w:t>
      </w:r>
    </w:p>
    <w:p w14:paraId="585415D5" w14:textId="77777777" w:rsidR="00F67062" w:rsidRPr="007C4CE1" w:rsidRDefault="00F67062" w:rsidP="00F67062">
      <w:pPr>
        <w:pStyle w:val="Caption"/>
        <w:rPr>
          <w:rFonts w:cs="Times New Roman"/>
          <w:sz w:val="24"/>
          <w:szCs w:val="24"/>
        </w:rPr>
      </w:pPr>
      <w:bookmarkStart w:id="110" w:name="_Ref141280661"/>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Pr>
          <w:b/>
          <w:bCs/>
          <w:noProof/>
        </w:rPr>
        <w:t>5</w:t>
      </w:r>
      <w:r w:rsidRPr="00887F08">
        <w:rPr>
          <w:b/>
          <w:bCs/>
        </w:rPr>
        <w:fldChar w:fldCharType="end"/>
      </w:r>
      <w:bookmarkEnd w:id="110"/>
      <w:r w:rsidRPr="00887F08">
        <w:rPr>
          <w:b/>
          <w:bCs/>
        </w:rPr>
        <w:t>.</w:t>
      </w:r>
      <w:r>
        <w:t xml:space="preserve"> Populations within the Salmon River MPG, Snake River Basin Steelhead DPS including their status, current level of status and trends monitoring, and considerations and recommendations for each population for funding of IPTDS O&amp;M for adult abundance monitoring.</w:t>
      </w:r>
    </w:p>
    <w:tbl>
      <w:tblPr>
        <w:tblStyle w:val="GridTable4-Accent2"/>
        <w:tblW w:w="12735" w:type="dxa"/>
        <w:tblLayout w:type="fixed"/>
        <w:tblLook w:val="04A0" w:firstRow="1" w:lastRow="0" w:firstColumn="1" w:lastColumn="0" w:noHBand="0" w:noVBand="1"/>
      </w:tblPr>
      <w:tblGrid>
        <w:gridCol w:w="1146"/>
        <w:gridCol w:w="1250"/>
        <w:gridCol w:w="883"/>
        <w:gridCol w:w="1216"/>
        <w:gridCol w:w="6287"/>
        <w:gridCol w:w="1953"/>
      </w:tblGrid>
      <w:tr w:rsidR="00F67062" w:rsidRPr="00D65084" w14:paraId="49EF0D4A" w14:textId="77777777" w:rsidTr="00CB43A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46" w:type="dxa"/>
            <w:vAlign w:val="center"/>
          </w:tcPr>
          <w:p w14:paraId="2CD66ADD" w14:textId="77777777" w:rsidR="00F67062" w:rsidRPr="00887F08" w:rsidRDefault="00F67062" w:rsidP="00CB43A2">
            <w:pPr>
              <w:jc w:val="center"/>
              <w:rPr>
                <w:rFonts w:cs="Times New Roman"/>
                <w:color w:val="auto"/>
                <w:sz w:val="20"/>
                <w:szCs w:val="20"/>
              </w:rPr>
            </w:pPr>
            <w:bookmarkStart w:id="111" w:name="_Hlk141696765"/>
            <w:r w:rsidRPr="00887F08">
              <w:rPr>
                <w:rFonts w:cs="Times New Roman"/>
                <w:color w:val="auto"/>
                <w:sz w:val="20"/>
                <w:szCs w:val="20"/>
              </w:rPr>
              <w:t>Pop ID</w:t>
            </w:r>
          </w:p>
        </w:tc>
        <w:tc>
          <w:tcPr>
            <w:tcW w:w="1250" w:type="dxa"/>
            <w:vAlign w:val="center"/>
          </w:tcPr>
          <w:p w14:paraId="38CE7C00"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83" w:type="dxa"/>
            <w:vAlign w:val="center"/>
          </w:tcPr>
          <w:p w14:paraId="6477CC10"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216" w:type="dxa"/>
            <w:vAlign w:val="center"/>
          </w:tcPr>
          <w:p w14:paraId="62DC6743"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6287" w:type="dxa"/>
            <w:vAlign w:val="center"/>
          </w:tcPr>
          <w:p w14:paraId="3C72734B"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53" w:type="dxa"/>
            <w:vAlign w:val="center"/>
          </w:tcPr>
          <w:p w14:paraId="0DBDEB0D"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F67062" w:rsidRPr="00D65084" w14:paraId="22E70287"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6" w:type="dxa"/>
            <w:vAlign w:val="center"/>
          </w:tcPr>
          <w:p w14:paraId="72DDB93B" w14:textId="77777777" w:rsidR="00F67062" w:rsidRPr="00887F08" w:rsidRDefault="00F67062" w:rsidP="00CB43A2">
            <w:pPr>
              <w:jc w:val="center"/>
              <w:rPr>
                <w:rFonts w:cs="Times New Roman"/>
                <w:b w:val="0"/>
                <w:bCs w:val="0"/>
                <w:sz w:val="20"/>
                <w:szCs w:val="20"/>
              </w:rPr>
            </w:pPr>
            <w:r w:rsidRPr="00887F08">
              <w:rPr>
                <w:rFonts w:cs="Times New Roman"/>
                <w:b w:val="0"/>
                <w:bCs w:val="0"/>
                <w:sz w:val="20"/>
                <w:szCs w:val="20"/>
              </w:rPr>
              <w:t>SRUMA-s</w:t>
            </w:r>
          </w:p>
        </w:tc>
        <w:tc>
          <w:tcPr>
            <w:tcW w:w="1250" w:type="dxa"/>
            <w:vAlign w:val="center"/>
          </w:tcPr>
          <w:p w14:paraId="3F17F51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Salmon River upper mainstem</w:t>
            </w:r>
          </w:p>
        </w:tc>
        <w:tc>
          <w:tcPr>
            <w:tcW w:w="883" w:type="dxa"/>
            <w:vAlign w:val="center"/>
          </w:tcPr>
          <w:p w14:paraId="15230393"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216" w:type="dxa"/>
            <w:vAlign w:val="center"/>
          </w:tcPr>
          <w:p w14:paraId="7B4CCE0E"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Low</w:t>
            </w:r>
          </w:p>
        </w:tc>
        <w:tc>
          <w:tcPr>
            <w:tcW w:w="6287" w:type="dxa"/>
            <w:vAlign w:val="center"/>
          </w:tcPr>
          <w:p w14:paraId="4C89DD01" w14:textId="710C7133"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currently monitored with high precision, and so only low precision monitoring is necessary. Because no other major spawning areas are monitored using O&amp;M funded IPTDS, VC2 should continue to be funded. Before operation of YFK, the minimum CV of IPTDS-based abundance estimates was 44.4%; since operation of YFK, CVs have been &lt;15.0% in 6 of 11 years, and detections at YFK aid in estimates of detection probabilities for downstream arrays (e.g., USE)</w:t>
            </w:r>
            <w:commentRangeStart w:id="112"/>
            <w:r w:rsidR="00160896">
              <w:rPr>
                <w:rFonts w:cs="Times New Roman"/>
                <w:sz w:val="20"/>
                <w:szCs w:val="20"/>
              </w:rPr>
              <w:t>.</w:t>
            </w:r>
            <w:commentRangeEnd w:id="112"/>
            <w:r w:rsidR="00160896">
              <w:rPr>
                <w:rStyle w:val="CommentReference"/>
              </w:rPr>
              <w:commentReference w:id="112"/>
            </w:r>
          </w:p>
        </w:tc>
        <w:tc>
          <w:tcPr>
            <w:tcW w:w="1953" w:type="dxa"/>
            <w:vAlign w:val="center"/>
          </w:tcPr>
          <w:p w14:paraId="5FF05B2F"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VC2. Consider funding YFK under the project and adding a site at lower end of the population (e.g., near Clayton) to aid in parsing SRUMA-s, SREFS-s, and SRPAH-s estimates.</w:t>
            </w:r>
          </w:p>
        </w:tc>
      </w:tr>
      <w:tr w:rsidR="00F67062" w:rsidRPr="004C7636" w14:paraId="74A7D141" w14:textId="77777777" w:rsidTr="00CB43A2">
        <w:tc>
          <w:tcPr>
            <w:cnfStyle w:val="001000000000" w:firstRow="0" w:lastRow="0" w:firstColumn="1" w:lastColumn="0" w:oddVBand="0" w:evenVBand="0" w:oddHBand="0" w:evenHBand="0" w:firstRowFirstColumn="0" w:firstRowLastColumn="0" w:lastRowFirstColumn="0" w:lastRowLastColumn="0"/>
            <w:tcW w:w="1146" w:type="dxa"/>
            <w:vAlign w:val="center"/>
          </w:tcPr>
          <w:p w14:paraId="1358B077" w14:textId="77777777" w:rsidR="00F67062" w:rsidRPr="00887F08" w:rsidRDefault="00F67062" w:rsidP="00CB43A2">
            <w:pPr>
              <w:jc w:val="center"/>
              <w:rPr>
                <w:rFonts w:cs="Times New Roman"/>
                <w:b w:val="0"/>
                <w:bCs w:val="0"/>
                <w:sz w:val="20"/>
                <w:szCs w:val="20"/>
              </w:rPr>
            </w:pPr>
            <w:r w:rsidRPr="00887F08">
              <w:rPr>
                <w:rFonts w:cs="Times New Roman"/>
                <w:b w:val="0"/>
                <w:bCs w:val="0"/>
                <w:sz w:val="20"/>
                <w:szCs w:val="20"/>
              </w:rPr>
              <w:t>SREFS-s</w:t>
            </w:r>
          </w:p>
        </w:tc>
        <w:tc>
          <w:tcPr>
            <w:tcW w:w="1250" w:type="dxa"/>
            <w:vAlign w:val="center"/>
          </w:tcPr>
          <w:p w14:paraId="4C767A47"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East Fork Salmon River</w:t>
            </w:r>
          </w:p>
        </w:tc>
        <w:tc>
          <w:tcPr>
            <w:tcW w:w="883" w:type="dxa"/>
            <w:vAlign w:val="center"/>
          </w:tcPr>
          <w:p w14:paraId="783DE6B5"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79C8A3B0"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Data Gap</w:t>
            </w:r>
          </w:p>
        </w:tc>
        <w:tc>
          <w:tcPr>
            <w:tcW w:w="6287" w:type="dxa"/>
            <w:vAlign w:val="center"/>
          </w:tcPr>
          <w:p w14:paraId="213C938C" w14:textId="085CFE0C" w:rsidR="00F67062" w:rsidRPr="004C7636" w:rsidRDefault="00160896"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commentRangeStart w:id="113"/>
            <w:commentRangeStart w:id="114"/>
            <w:r>
              <w:rPr>
                <w:rFonts w:cs="Times New Roman"/>
                <w:sz w:val="20"/>
                <w:szCs w:val="20"/>
              </w:rPr>
              <w:t xml:space="preserve">No monitoring currently occurs within the population </w:t>
            </w:r>
            <w:commentRangeEnd w:id="113"/>
            <w:r>
              <w:rPr>
                <w:rStyle w:val="CommentReference"/>
              </w:rPr>
              <w:commentReference w:id="113"/>
            </w:r>
            <w:commentRangeEnd w:id="114"/>
            <w:r w:rsidR="00A9547E">
              <w:rPr>
                <w:rStyle w:val="CommentReference"/>
              </w:rPr>
              <w:commentReference w:id="114"/>
            </w:r>
            <w:r w:rsidR="00F67062">
              <w:rPr>
                <w:rFonts w:cs="Times New Roman"/>
                <w:sz w:val="20"/>
                <w:szCs w:val="20"/>
              </w:rPr>
              <w:t>i.e., the SREFS-s population is considered a data gap, and current IPTDS-based estimates for the population are unreliable and partially reliant on USI and SALEFT. An IPTDS should be considered near the lower boundary of the population (below Morgan Creek or near Challis, ID). Alternatively, an IPTDS could be considered to monitor at least one major spawning area; possible locations include the lower East Fork Salmon River (East Fork major spawning area) or Morgan Creek (Challis major spawning area). The lower East Fork Salmon would be preferable.</w:t>
            </w:r>
          </w:p>
        </w:tc>
        <w:tc>
          <w:tcPr>
            <w:tcW w:w="1953" w:type="dxa"/>
            <w:vAlign w:val="center"/>
          </w:tcPr>
          <w:p w14:paraId="2BF51809" w14:textId="7777777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Add IPTDS near the lower boundary of the population; alternatively, add a site in the lower East Fork Salmon River.</w:t>
            </w:r>
          </w:p>
        </w:tc>
      </w:tr>
      <w:tr w:rsidR="00F67062" w:rsidRPr="00D65084" w14:paraId="55D39CE6"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6" w:type="dxa"/>
            <w:vAlign w:val="center"/>
          </w:tcPr>
          <w:p w14:paraId="6513AF76" w14:textId="77777777" w:rsidR="00F67062" w:rsidRPr="00887F08" w:rsidRDefault="00F67062" w:rsidP="00CB43A2">
            <w:pPr>
              <w:jc w:val="center"/>
              <w:rPr>
                <w:rFonts w:cs="Times New Roman"/>
                <w:b w:val="0"/>
                <w:bCs w:val="0"/>
                <w:sz w:val="20"/>
                <w:szCs w:val="20"/>
              </w:rPr>
            </w:pPr>
            <w:r w:rsidRPr="00887F08">
              <w:rPr>
                <w:rFonts w:cs="Times New Roman"/>
                <w:b w:val="0"/>
                <w:bCs w:val="0"/>
                <w:sz w:val="20"/>
                <w:szCs w:val="20"/>
              </w:rPr>
              <w:t>SRPAH-s</w:t>
            </w:r>
          </w:p>
        </w:tc>
        <w:tc>
          <w:tcPr>
            <w:tcW w:w="1250" w:type="dxa"/>
            <w:vAlign w:val="center"/>
          </w:tcPr>
          <w:p w14:paraId="3F3F1DA8"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Pahsimeroi River</w:t>
            </w:r>
          </w:p>
        </w:tc>
        <w:tc>
          <w:tcPr>
            <w:tcW w:w="883" w:type="dxa"/>
            <w:vAlign w:val="center"/>
          </w:tcPr>
          <w:p w14:paraId="73617D0F"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7E07B024"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High</w:t>
            </w:r>
          </w:p>
        </w:tc>
        <w:tc>
          <w:tcPr>
            <w:tcW w:w="6287" w:type="dxa"/>
            <w:vAlign w:val="center"/>
          </w:tcPr>
          <w:p w14:paraId="07FD537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The SRPAH-s population is currently monitored using the Pahsimeroi Hatchery weir. IPTDS-based estimates to SRPAH-s are partially reliant on USE and USI, which are O&amp;M funded. USE provides more complete population coverage than the weir; however, the weir covers all 3 major spawning areas (part of one) and most of the high IP habitat in the population. USI is not needed to estimate a detection probability for USE. USE, along with recommendations for SRUMA-s and SREFS-s, would allow effective monitoring for all 3 Upper Salmon River populations, though. USI should be considered for decommissioning, removal, or transfer to another project.</w:t>
            </w:r>
          </w:p>
        </w:tc>
        <w:tc>
          <w:tcPr>
            <w:tcW w:w="1953" w:type="dxa"/>
            <w:vAlign w:val="center"/>
          </w:tcPr>
          <w:p w14:paraId="1C788002"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Decommission, remove, or transfer the USI site to another project. Continue funding USE while also considering recommendations for SRUMA-s and SREFS-s.</w:t>
            </w:r>
          </w:p>
        </w:tc>
      </w:tr>
      <w:tr w:rsidR="00F67062" w:rsidRPr="00D65084" w14:paraId="634D7338" w14:textId="77777777" w:rsidTr="00CB43A2">
        <w:tc>
          <w:tcPr>
            <w:cnfStyle w:val="001000000000" w:firstRow="0" w:lastRow="0" w:firstColumn="1" w:lastColumn="0" w:oddVBand="0" w:evenVBand="0" w:oddHBand="0" w:evenHBand="0" w:firstRowFirstColumn="0" w:firstRowLastColumn="0" w:lastRowFirstColumn="0" w:lastRowLastColumn="0"/>
            <w:tcW w:w="1146" w:type="dxa"/>
            <w:vAlign w:val="center"/>
          </w:tcPr>
          <w:p w14:paraId="32370B08" w14:textId="77777777" w:rsidR="00F67062" w:rsidRPr="00887F08" w:rsidRDefault="00F67062" w:rsidP="00CB43A2">
            <w:pPr>
              <w:jc w:val="center"/>
              <w:rPr>
                <w:rFonts w:cs="Times New Roman"/>
                <w:b w:val="0"/>
                <w:bCs w:val="0"/>
                <w:sz w:val="20"/>
                <w:szCs w:val="20"/>
              </w:rPr>
            </w:pPr>
            <w:r w:rsidRPr="00887F08">
              <w:rPr>
                <w:rFonts w:cs="Times New Roman"/>
                <w:b w:val="0"/>
                <w:bCs w:val="0"/>
                <w:sz w:val="20"/>
                <w:szCs w:val="20"/>
              </w:rPr>
              <w:lastRenderedPageBreak/>
              <w:t>SRLEM-s</w:t>
            </w:r>
          </w:p>
        </w:tc>
        <w:tc>
          <w:tcPr>
            <w:tcW w:w="1250" w:type="dxa"/>
            <w:vAlign w:val="center"/>
          </w:tcPr>
          <w:p w14:paraId="04AF05D4"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Lemhi River</w:t>
            </w:r>
          </w:p>
        </w:tc>
        <w:tc>
          <w:tcPr>
            <w:tcW w:w="883" w:type="dxa"/>
            <w:vAlign w:val="center"/>
          </w:tcPr>
          <w:p w14:paraId="497F5A46"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35B71B7A"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High</w:t>
            </w:r>
          </w:p>
        </w:tc>
        <w:tc>
          <w:tcPr>
            <w:tcW w:w="6287" w:type="dxa"/>
            <w:vAlign w:val="center"/>
          </w:tcPr>
          <w:p w14:paraId="4CA5EE50" w14:textId="0A8E49F6"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SRLEM-s is a strong candidate to maintain for high-precision monitoring despite other populations within the MPG also being high-precision, given that the Lemhi River is an Intensively Monitored Watershed with various RM&amp;E activities within the population. However, for status and trends monitoring, LLR, LRW, and HYC are of highest priority for population and major spawning area monitoring. </w:t>
            </w:r>
            <w:r w:rsidR="00CB7223">
              <w:rPr>
                <w:rFonts w:cs="Times New Roman"/>
                <w:sz w:val="20"/>
                <w:szCs w:val="20"/>
              </w:rPr>
              <w:t>Long-term, LLR</w:t>
            </w:r>
            <w:r w:rsidR="00A9547E">
              <w:rPr>
                <w:rFonts w:cs="Times New Roman"/>
                <w:sz w:val="20"/>
                <w:szCs w:val="20"/>
              </w:rPr>
              <w:t xml:space="preserve"> could be consolidated to a </w:t>
            </w:r>
            <w:r w:rsidR="00CB7223">
              <w:rPr>
                <w:rFonts w:cs="Times New Roman"/>
                <w:sz w:val="20"/>
                <w:szCs w:val="20"/>
              </w:rPr>
              <w:t>single-pass array</w:t>
            </w:r>
            <w:r w:rsidR="00A9547E">
              <w:rPr>
                <w:rFonts w:cs="Times New Roman"/>
                <w:sz w:val="20"/>
                <w:szCs w:val="20"/>
              </w:rPr>
              <w:t>.</w:t>
            </w:r>
            <w:r w:rsidR="00CB7223">
              <w:rPr>
                <w:rFonts w:cs="Times New Roman"/>
                <w:sz w:val="20"/>
                <w:szCs w:val="20"/>
              </w:rPr>
              <w:t xml:space="preserve"> </w:t>
            </w:r>
            <w:r>
              <w:rPr>
                <w:rFonts w:cs="Times New Roman"/>
                <w:sz w:val="20"/>
                <w:szCs w:val="20"/>
              </w:rPr>
              <w:t>Other O&amp;M funded sites (e.g., BHC, LLS, BTL, CAC) don’t need to be funded by the IPTDS O&amp;M project.</w:t>
            </w:r>
          </w:p>
        </w:tc>
        <w:tc>
          <w:tcPr>
            <w:tcW w:w="1953" w:type="dxa"/>
            <w:vAlign w:val="center"/>
          </w:tcPr>
          <w:p w14:paraId="14B4487C"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LLR, LRW, HYC. Remove BHC, LLS, BTL, and CAC from the project.</w:t>
            </w:r>
            <w:commentRangeStart w:id="115"/>
            <w:commentRangeStart w:id="116"/>
            <w:commentRangeEnd w:id="115"/>
            <w:r>
              <w:rPr>
                <w:rStyle w:val="CommentReference"/>
              </w:rPr>
              <w:commentReference w:id="115"/>
            </w:r>
            <w:commentRangeEnd w:id="116"/>
            <w:r>
              <w:rPr>
                <w:rStyle w:val="CommentReference"/>
              </w:rPr>
              <w:commentReference w:id="116"/>
            </w:r>
          </w:p>
        </w:tc>
      </w:tr>
      <w:tr w:rsidR="00F67062" w:rsidRPr="00D65084" w14:paraId="2C3813A2"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6" w:type="dxa"/>
            <w:vAlign w:val="center"/>
          </w:tcPr>
          <w:p w14:paraId="2D4A11B2" w14:textId="77777777" w:rsidR="00F67062" w:rsidRPr="00887F08" w:rsidRDefault="00F67062" w:rsidP="00CB43A2">
            <w:pPr>
              <w:jc w:val="center"/>
              <w:rPr>
                <w:rFonts w:cs="Times New Roman"/>
                <w:b w:val="0"/>
                <w:bCs w:val="0"/>
                <w:sz w:val="20"/>
                <w:szCs w:val="20"/>
              </w:rPr>
            </w:pPr>
            <w:r w:rsidRPr="00887F08">
              <w:rPr>
                <w:rFonts w:cs="Times New Roman"/>
                <w:b w:val="0"/>
                <w:bCs w:val="0"/>
                <w:sz w:val="20"/>
                <w:szCs w:val="20"/>
              </w:rPr>
              <w:t>SRNFS-s</w:t>
            </w:r>
          </w:p>
        </w:tc>
        <w:tc>
          <w:tcPr>
            <w:tcW w:w="1250" w:type="dxa"/>
            <w:vAlign w:val="center"/>
          </w:tcPr>
          <w:p w14:paraId="0D95B827"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North Fork Salmon River</w:t>
            </w:r>
          </w:p>
        </w:tc>
        <w:tc>
          <w:tcPr>
            <w:tcW w:w="883" w:type="dxa"/>
            <w:vAlign w:val="center"/>
          </w:tcPr>
          <w:p w14:paraId="43C66584"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2D315F62"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High</w:t>
            </w:r>
          </w:p>
        </w:tc>
        <w:tc>
          <w:tcPr>
            <w:tcW w:w="6287" w:type="dxa"/>
            <w:vAlign w:val="center"/>
          </w:tcPr>
          <w:p w14:paraId="5A24F1B1"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however, adult escapement in SRNFS-s is only monitored using IPTDS and other low-precision methods are less or not feasible. Funding was previously added to the project to operate NFS.</w:t>
            </w:r>
          </w:p>
        </w:tc>
        <w:tc>
          <w:tcPr>
            <w:tcW w:w="1953" w:type="dxa"/>
            <w:vAlign w:val="center"/>
          </w:tcPr>
          <w:p w14:paraId="5658EAE4"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NFS.</w:t>
            </w:r>
          </w:p>
        </w:tc>
      </w:tr>
      <w:tr w:rsidR="00F67062" w:rsidRPr="00D65084" w14:paraId="43F3E8BD" w14:textId="77777777" w:rsidTr="00CB43A2">
        <w:tc>
          <w:tcPr>
            <w:cnfStyle w:val="001000000000" w:firstRow="0" w:lastRow="0" w:firstColumn="1" w:lastColumn="0" w:oddVBand="0" w:evenVBand="0" w:oddHBand="0" w:evenHBand="0" w:firstRowFirstColumn="0" w:firstRowLastColumn="0" w:lastRowFirstColumn="0" w:lastRowLastColumn="0"/>
            <w:tcW w:w="1146" w:type="dxa"/>
            <w:vAlign w:val="center"/>
          </w:tcPr>
          <w:p w14:paraId="7E55E96B" w14:textId="77777777" w:rsidR="00F67062" w:rsidRPr="00887F08" w:rsidRDefault="00F67062" w:rsidP="00CB43A2">
            <w:pPr>
              <w:jc w:val="center"/>
              <w:rPr>
                <w:rFonts w:cs="Times New Roman"/>
                <w:b w:val="0"/>
                <w:bCs w:val="0"/>
                <w:sz w:val="20"/>
                <w:szCs w:val="20"/>
              </w:rPr>
            </w:pPr>
            <w:r w:rsidRPr="00887F08">
              <w:rPr>
                <w:rFonts w:cs="Times New Roman"/>
                <w:b w:val="0"/>
                <w:bCs w:val="0"/>
                <w:sz w:val="20"/>
                <w:szCs w:val="20"/>
              </w:rPr>
              <w:t>SRPAN-s</w:t>
            </w:r>
          </w:p>
        </w:tc>
        <w:tc>
          <w:tcPr>
            <w:tcW w:w="1250" w:type="dxa"/>
            <w:vAlign w:val="center"/>
          </w:tcPr>
          <w:p w14:paraId="40E89738"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Panther Creek</w:t>
            </w:r>
          </w:p>
        </w:tc>
        <w:tc>
          <w:tcPr>
            <w:tcW w:w="883" w:type="dxa"/>
            <w:vAlign w:val="center"/>
          </w:tcPr>
          <w:p w14:paraId="35FE282B"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7257D7E1"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High</w:t>
            </w:r>
          </w:p>
        </w:tc>
        <w:tc>
          <w:tcPr>
            <w:tcW w:w="6287" w:type="dxa"/>
            <w:vAlign w:val="center"/>
          </w:tcPr>
          <w:p w14:paraId="2F01BFE9"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however, adult escapement in SRPAN-s is only monitored using IPTDS and other low-precision methods are less or not feasible. The PCA site could be considered for funding under the IPTDS O&amp;M project to ensure long-term monitoring.</w:t>
            </w:r>
          </w:p>
        </w:tc>
        <w:tc>
          <w:tcPr>
            <w:tcW w:w="1953" w:type="dxa"/>
            <w:vAlign w:val="center"/>
          </w:tcPr>
          <w:p w14:paraId="712C1A25"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Consider funding PCA under IPTDS O&amp;M project.</w:t>
            </w:r>
          </w:p>
        </w:tc>
      </w:tr>
      <w:tr w:rsidR="00F67062" w:rsidRPr="00D65084" w14:paraId="1372F3EB"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6" w:type="dxa"/>
            <w:vAlign w:val="center"/>
          </w:tcPr>
          <w:p w14:paraId="7F3478B1" w14:textId="77777777" w:rsidR="00F67062" w:rsidRPr="00887F08" w:rsidRDefault="00F67062" w:rsidP="00CB43A2">
            <w:pPr>
              <w:jc w:val="center"/>
              <w:rPr>
                <w:rFonts w:cs="Times New Roman"/>
                <w:b w:val="0"/>
                <w:bCs w:val="0"/>
                <w:sz w:val="20"/>
                <w:szCs w:val="20"/>
              </w:rPr>
            </w:pPr>
            <w:r w:rsidRPr="00887F08">
              <w:rPr>
                <w:rFonts w:cs="Times New Roman"/>
                <w:b w:val="0"/>
                <w:bCs w:val="0"/>
                <w:sz w:val="20"/>
                <w:szCs w:val="20"/>
              </w:rPr>
              <w:t>SRCHA-s</w:t>
            </w:r>
          </w:p>
        </w:tc>
        <w:tc>
          <w:tcPr>
            <w:tcW w:w="1250" w:type="dxa"/>
            <w:vAlign w:val="center"/>
          </w:tcPr>
          <w:p w14:paraId="1B071CEF"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Chamberlain Creek</w:t>
            </w:r>
          </w:p>
        </w:tc>
        <w:tc>
          <w:tcPr>
            <w:tcW w:w="883" w:type="dxa"/>
            <w:vAlign w:val="center"/>
          </w:tcPr>
          <w:p w14:paraId="7AEDAF66"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0B6ECD33"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Data Gap</w:t>
            </w:r>
          </w:p>
        </w:tc>
        <w:tc>
          <w:tcPr>
            <w:tcW w:w="6287" w:type="dxa"/>
            <w:vAlign w:val="center"/>
          </w:tcPr>
          <w:p w14:paraId="34C2DBCB"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The SRCHA-s population is currently considered a data gap and either low- or high-precision monitoring is necessary. An IPTDS near the mouth of Chamberlain Creek, the lone major spawning area, or at least below much of the available spawning habitat, could be considered, if feasible, and would provide high-precision monitoring. Alternatively, low-precision methods, including IPTDS</w:t>
            </w:r>
            <w:r w:rsidRPr="001576FE">
              <w:rPr>
                <w:rFonts w:cs="Times New Roman"/>
                <w:sz w:val="20"/>
                <w:szCs w:val="20"/>
                <w:vertAlign w:val="superscript"/>
              </w:rPr>
              <w:fldChar w:fldCharType="begin"/>
            </w:r>
            <w:r w:rsidRPr="001576FE">
              <w:rPr>
                <w:rFonts w:cs="Times New Roman"/>
                <w:sz w:val="20"/>
                <w:szCs w:val="20"/>
                <w:vertAlign w:val="superscript"/>
              </w:rPr>
              <w:instrText xml:space="preserve"> NOTEREF _Ref163721176 \h </w:instrText>
            </w:r>
            <w:r>
              <w:rPr>
                <w:rFonts w:cs="Times New Roman"/>
                <w:sz w:val="20"/>
                <w:szCs w:val="20"/>
                <w:vertAlign w:val="superscript"/>
              </w:rPr>
              <w:instrText xml:space="preserve"> \* MERGEFORMAT </w:instrText>
            </w:r>
            <w:r w:rsidRPr="001576FE">
              <w:rPr>
                <w:rFonts w:cs="Times New Roman"/>
                <w:sz w:val="20"/>
                <w:szCs w:val="20"/>
                <w:vertAlign w:val="superscript"/>
              </w:rPr>
            </w:r>
            <w:r w:rsidRPr="001576FE">
              <w:rPr>
                <w:rFonts w:cs="Times New Roman"/>
                <w:sz w:val="20"/>
                <w:szCs w:val="20"/>
                <w:vertAlign w:val="superscript"/>
              </w:rPr>
              <w:fldChar w:fldCharType="separate"/>
            </w:r>
            <w:r w:rsidRPr="001576FE">
              <w:rPr>
                <w:rFonts w:cs="Times New Roman"/>
                <w:sz w:val="20"/>
                <w:szCs w:val="20"/>
                <w:vertAlign w:val="superscript"/>
              </w:rPr>
              <w:t>3</w:t>
            </w:r>
            <w:r w:rsidRPr="001576FE">
              <w:rPr>
                <w:rFonts w:cs="Times New Roman"/>
                <w:sz w:val="20"/>
                <w:szCs w:val="20"/>
                <w:vertAlign w:val="superscript"/>
              </w:rPr>
              <w:fldChar w:fldCharType="end"/>
            </w:r>
            <w:r>
              <w:rPr>
                <w:rFonts w:cs="Times New Roman"/>
                <w:sz w:val="20"/>
                <w:szCs w:val="20"/>
              </w:rPr>
              <w:t>, could be considered for a minor spawning area (Sabe, Bargamin, Warren, Crooked, or Sheep creeks).</w:t>
            </w:r>
          </w:p>
        </w:tc>
        <w:tc>
          <w:tcPr>
            <w:tcW w:w="1953" w:type="dxa"/>
            <w:vAlign w:val="center"/>
          </w:tcPr>
          <w:p w14:paraId="3276D26A"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Consider an IPTDS in Chamberlain Creek, if feasible. Alternately, consider a site in a minor spawning area.</w:t>
            </w:r>
          </w:p>
        </w:tc>
      </w:tr>
      <w:tr w:rsidR="00F67062" w:rsidRPr="00D65084" w14:paraId="3DC4FEA0" w14:textId="77777777" w:rsidTr="00CB43A2">
        <w:tc>
          <w:tcPr>
            <w:cnfStyle w:val="001000000000" w:firstRow="0" w:lastRow="0" w:firstColumn="1" w:lastColumn="0" w:oddVBand="0" w:evenVBand="0" w:oddHBand="0" w:evenHBand="0" w:firstRowFirstColumn="0" w:firstRowLastColumn="0" w:lastRowFirstColumn="0" w:lastRowLastColumn="0"/>
            <w:tcW w:w="1146" w:type="dxa"/>
            <w:vAlign w:val="center"/>
          </w:tcPr>
          <w:p w14:paraId="3C0435D2" w14:textId="77777777" w:rsidR="00F67062" w:rsidRPr="00887F08" w:rsidRDefault="00F67062" w:rsidP="00CB43A2">
            <w:pPr>
              <w:jc w:val="center"/>
              <w:rPr>
                <w:rFonts w:cs="Times New Roman"/>
                <w:b w:val="0"/>
                <w:bCs w:val="0"/>
                <w:sz w:val="20"/>
                <w:szCs w:val="20"/>
              </w:rPr>
            </w:pPr>
            <w:r w:rsidRPr="00887F08">
              <w:rPr>
                <w:rFonts w:cs="Times New Roman"/>
                <w:b w:val="0"/>
                <w:bCs w:val="0"/>
                <w:sz w:val="20"/>
                <w:szCs w:val="20"/>
              </w:rPr>
              <w:t>MFUMA-s</w:t>
            </w:r>
          </w:p>
        </w:tc>
        <w:tc>
          <w:tcPr>
            <w:tcW w:w="1250" w:type="dxa"/>
            <w:vAlign w:val="center"/>
          </w:tcPr>
          <w:p w14:paraId="08917CA7"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Middle Fork Salmon River upper mainstem</w:t>
            </w:r>
          </w:p>
        </w:tc>
        <w:tc>
          <w:tcPr>
            <w:tcW w:w="883" w:type="dxa"/>
            <w:vAlign w:val="center"/>
          </w:tcPr>
          <w:p w14:paraId="5067D175"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39DB5796"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Low</w:t>
            </w:r>
          </w:p>
        </w:tc>
        <w:tc>
          <w:tcPr>
            <w:tcW w:w="6287" w:type="dxa"/>
            <w:vAlign w:val="center"/>
          </w:tcPr>
          <w:p w14:paraId="2EBBE66B"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One (Marsh Creek) of six major spawning areas within the population is monitored using O&amp;M-funded IPTDS, which is the only adult escapement monitoring method in the population. The remaining five (Lower Bear, Upper Middle Fork Salmon, Rapid, Pistol, Marble) are unmonitored for adult escapement. Other populations within the MPG are currently monitored with high precision, and so only low precision monitoring is necessary. Funding was previously added to the project to operate MAR.</w:t>
            </w:r>
          </w:p>
        </w:tc>
        <w:tc>
          <w:tcPr>
            <w:tcW w:w="1953" w:type="dxa"/>
            <w:vAlign w:val="center"/>
          </w:tcPr>
          <w:p w14:paraId="798350F0"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MAR.</w:t>
            </w:r>
          </w:p>
        </w:tc>
      </w:tr>
      <w:tr w:rsidR="00F67062" w:rsidRPr="00D65084" w14:paraId="16611CEB"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6" w:type="dxa"/>
            <w:vAlign w:val="center"/>
          </w:tcPr>
          <w:p w14:paraId="49690848" w14:textId="77777777" w:rsidR="00F67062" w:rsidRPr="00887F08" w:rsidRDefault="00F67062" w:rsidP="00CB43A2">
            <w:pPr>
              <w:jc w:val="center"/>
              <w:rPr>
                <w:rFonts w:cs="Times New Roman"/>
                <w:b w:val="0"/>
                <w:bCs w:val="0"/>
                <w:sz w:val="20"/>
                <w:szCs w:val="20"/>
              </w:rPr>
            </w:pPr>
            <w:r w:rsidRPr="00887F08">
              <w:rPr>
                <w:rFonts w:cs="Times New Roman"/>
                <w:b w:val="0"/>
                <w:bCs w:val="0"/>
                <w:sz w:val="20"/>
                <w:szCs w:val="20"/>
              </w:rPr>
              <w:t>MFBIG-s</w:t>
            </w:r>
          </w:p>
        </w:tc>
        <w:tc>
          <w:tcPr>
            <w:tcW w:w="1250" w:type="dxa"/>
            <w:vAlign w:val="center"/>
          </w:tcPr>
          <w:p w14:paraId="5D6F88E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Big, Camas, and Loon Creek</w:t>
            </w:r>
          </w:p>
        </w:tc>
        <w:tc>
          <w:tcPr>
            <w:tcW w:w="883" w:type="dxa"/>
            <w:vAlign w:val="center"/>
          </w:tcPr>
          <w:p w14:paraId="1AE4AC9D"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51BEC592"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Low</w:t>
            </w:r>
          </w:p>
        </w:tc>
        <w:tc>
          <w:tcPr>
            <w:tcW w:w="6287" w:type="dxa"/>
            <w:vAlign w:val="center"/>
          </w:tcPr>
          <w:p w14:paraId="1EAE5745"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Three (Lower Big, Upper Big, Monumental) of five major spawning areas within the population are currently monitored (combined) by TAY, which is the only adult escapement monitoring method in the population. The remaining two (Upper Loon, Camas) are unmonitored for adult escapement. Other populations within the MPG are currently monitored with high precision, and so only low precision monitoring is necessary.</w:t>
            </w:r>
          </w:p>
        </w:tc>
        <w:tc>
          <w:tcPr>
            <w:tcW w:w="1953" w:type="dxa"/>
            <w:vAlign w:val="center"/>
          </w:tcPr>
          <w:p w14:paraId="2156B4C1"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TAY</w:t>
            </w:r>
          </w:p>
        </w:tc>
      </w:tr>
      <w:tr w:rsidR="00F67062" w:rsidRPr="00D65084" w14:paraId="2379CBB2" w14:textId="77777777" w:rsidTr="00CB43A2">
        <w:tc>
          <w:tcPr>
            <w:cnfStyle w:val="001000000000" w:firstRow="0" w:lastRow="0" w:firstColumn="1" w:lastColumn="0" w:oddVBand="0" w:evenVBand="0" w:oddHBand="0" w:evenHBand="0" w:firstRowFirstColumn="0" w:firstRowLastColumn="0" w:lastRowFirstColumn="0" w:lastRowLastColumn="0"/>
            <w:tcW w:w="1146" w:type="dxa"/>
            <w:vAlign w:val="center"/>
          </w:tcPr>
          <w:p w14:paraId="269F1DD1" w14:textId="77777777" w:rsidR="00F67062" w:rsidRPr="00887F08" w:rsidRDefault="00F67062" w:rsidP="00CB43A2">
            <w:pPr>
              <w:jc w:val="center"/>
              <w:rPr>
                <w:rFonts w:cs="Times New Roman"/>
                <w:b w:val="0"/>
                <w:bCs w:val="0"/>
                <w:sz w:val="20"/>
                <w:szCs w:val="20"/>
              </w:rPr>
            </w:pPr>
            <w:bookmarkStart w:id="117" w:name="_Hlk163468750"/>
            <w:r w:rsidRPr="00887F08">
              <w:rPr>
                <w:rFonts w:cs="Times New Roman"/>
                <w:b w:val="0"/>
                <w:bCs w:val="0"/>
                <w:sz w:val="20"/>
                <w:szCs w:val="20"/>
              </w:rPr>
              <w:lastRenderedPageBreak/>
              <w:t>SFMAI-s</w:t>
            </w:r>
          </w:p>
        </w:tc>
        <w:tc>
          <w:tcPr>
            <w:tcW w:w="1250" w:type="dxa"/>
            <w:vAlign w:val="center"/>
          </w:tcPr>
          <w:p w14:paraId="4147A87A"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South Fork Salmon River</w:t>
            </w:r>
          </w:p>
        </w:tc>
        <w:tc>
          <w:tcPr>
            <w:tcW w:w="883" w:type="dxa"/>
            <w:vAlign w:val="center"/>
          </w:tcPr>
          <w:p w14:paraId="75172A15"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14B658B3"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High</w:t>
            </w:r>
          </w:p>
        </w:tc>
        <w:tc>
          <w:tcPr>
            <w:tcW w:w="6287" w:type="dxa"/>
            <w:vAlign w:val="center"/>
          </w:tcPr>
          <w:p w14:paraId="32758240" w14:textId="1B2A394A"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 however, SFMAI-s is one of only two populations within the MPG with a high (&gt;40%) B-run component, and thus, high-precision monitoring is desired. ESS covers two major spawning areas and KRS covers one major and to minor spawning areas and KRS aids life-cycle monitoring for steelhead and sp</w:t>
            </w:r>
            <w:r w:rsidR="00161662">
              <w:rPr>
                <w:rFonts w:cs="Times New Roman"/>
                <w:sz w:val="20"/>
                <w:szCs w:val="20"/>
              </w:rPr>
              <w:t>ring</w:t>
            </w:r>
            <w:r>
              <w:rPr>
                <w:rFonts w:cs="Times New Roman"/>
                <w:sz w:val="20"/>
                <w:szCs w:val="20"/>
              </w:rPr>
              <w:t>/sum</w:t>
            </w:r>
            <w:r w:rsidR="00161662">
              <w:rPr>
                <w:rFonts w:cs="Times New Roman"/>
                <w:sz w:val="20"/>
                <w:szCs w:val="20"/>
              </w:rPr>
              <w:t>mer</w:t>
            </w:r>
            <w:r>
              <w:rPr>
                <w:rFonts w:cs="Times New Roman"/>
                <w:sz w:val="20"/>
                <w:szCs w:val="20"/>
              </w:rPr>
              <w:t xml:space="preserve"> Chinook salmon.</w:t>
            </w:r>
          </w:p>
        </w:tc>
        <w:tc>
          <w:tcPr>
            <w:tcW w:w="1953" w:type="dxa"/>
            <w:vAlign w:val="center"/>
          </w:tcPr>
          <w:p w14:paraId="6112A611" w14:textId="3B5DDE69"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bookmarkStart w:id="118" w:name="_Hlk163476297"/>
            <w:r>
              <w:rPr>
                <w:rFonts w:cs="Times New Roman"/>
                <w:sz w:val="20"/>
                <w:szCs w:val="20"/>
              </w:rPr>
              <w:t>Continue funding KRS and ESS.</w:t>
            </w:r>
            <w:bookmarkEnd w:id="118"/>
          </w:p>
        </w:tc>
      </w:tr>
      <w:bookmarkEnd w:id="117"/>
      <w:tr w:rsidR="00F67062" w:rsidRPr="00D65084" w14:paraId="1ED2A170"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6" w:type="dxa"/>
            <w:vAlign w:val="center"/>
          </w:tcPr>
          <w:p w14:paraId="12882643" w14:textId="77777777" w:rsidR="00F67062" w:rsidRPr="00887F08" w:rsidRDefault="00F67062" w:rsidP="00CB43A2">
            <w:pPr>
              <w:jc w:val="center"/>
              <w:rPr>
                <w:rFonts w:cs="Times New Roman"/>
                <w:b w:val="0"/>
                <w:bCs w:val="0"/>
                <w:sz w:val="20"/>
                <w:szCs w:val="20"/>
              </w:rPr>
            </w:pPr>
            <w:r w:rsidRPr="00887F08">
              <w:rPr>
                <w:rFonts w:cs="Times New Roman"/>
                <w:b w:val="0"/>
                <w:bCs w:val="0"/>
                <w:sz w:val="20"/>
                <w:szCs w:val="20"/>
              </w:rPr>
              <w:t>SFSEC-s</w:t>
            </w:r>
          </w:p>
        </w:tc>
        <w:tc>
          <w:tcPr>
            <w:tcW w:w="1250" w:type="dxa"/>
            <w:vAlign w:val="center"/>
          </w:tcPr>
          <w:p w14:paraId="0C308D78"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Secesh River</w:t>
            </w:r>
          </w:p>
        </w:tc>
        <w:tc>
          <w:tcPr>
            <w:tcW w:w="883" w:type="dxa"/>
            <w:vAlign w:val="center"/>
          </w:tcPr>
          <w:p w14:paraId="3DAFDFC1"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1F27BA92"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High</w:t>
            </w:r>
          </w:p>
        </w:tc>
        <w:tc>
          <w:tcPr>
            <w:tcW w:w="6287" w:type="dxa"/>
            <w:vAlign w:val="center"/>
          </w:tcPr>
          <w:p w14:paraId="522D2324" w14:textId="00307193"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 however, SFSEC-s is one of only two populations within the MPG with a high (&gt;40%) B-run component, and thus, high-precision monitoring is desired.</w:t>
            </w:r>
          </w:p>
        </w:tc>
        <w:tc>
          <w:tcPr>
            <w:tcW w:w="1953" w:type="dxa"/>
            <w:vAlign w:val="center"/>
          </w:tcPr>
          <w:p w14:paraId="28AA0D72"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ZEN.</w:t>
            </w:r>
          </w:p>
        </w:tc>
      </w:tr>
      <w:tr w:rsidR="00F67062" w:rsidRPr="00D65084" w14:paraId="3E14719B" w14:textId="77777777" w:rsidTr="00CB43A2">
        <w:tc>
          <w:tcPr>
            <w:cnfStyle w:val="001000000000" w:firstRow="0" w:lastRow="0" w:firstColumn="1" w:lastColumn="0" w:oddVBand="0" w:evenVBand="0" w:oddHBand="0" w:evenHBand="0" w:firstRowFirstColumn="0" w:firstRowLastColumn="0" w:lastRowFirstColumn="0" w:lastRowLastColumn="0"/>
            <w:tcW w:w="1146" w:type="dxa"/>
            <w:vAlign w:val="center"/>
          </w:tcPr>
          <w:p w14:paraId="1188030F" w14:textId="77777777" w:rsidR="00F67062" w:rsidRPr="00887F08" w:rsidRDefault="00F67062" w:rsidP="00CB43A2">
            <w:pPr>
              <w:jc w:val="center"/>
              <w:rPr>
                <w:rFonts w:cs="Times New Roman"/>
                <w:b w:val="0"/>
                <w:bCs w:val="0"/>
                <w:sz w:val="20"/>
                <w:szCs w:val="20"/>
              </w:rPr>
            </w:pPr>
            <w:r w:rsidRPr="00887F08">
              <w:rPr>
                <w:rFonts w:cs="Times New Roman"/>
                <w:b w:val="0"/>
                <w:bCs w:val="0"/>
                <w:sz w:val="20"/>
                <w:szCs w:val="20"/>
              </w:rPr>
              <w:t>SRLSR-s</w:t>
            </w:r>
          </w:p>
        </w:tc>
        <w:tc>
          <w:tcPr>
            <w:tcW w:w="1250" w:type="dxa"/>
            <w:vAlign w:val="center"/>
          </w:tcPr>
          <w:p w14:paraId="29EA00DC"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Little Salmon and Rapid River</w:t>
            </w:r>
          </w:p>
        </w:tc>
        <w:tc>
          <w:tcPr>
            <w:tcW w:w="883" w:type="dxa"/>
            <w:vAlign w:val="center"/>
          </w:tcPr>
          <w:p w14:paraId="112FCA6C"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7175442F"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Data Gap</w:t>
            </w:r>
          </w:p>
        </w:tc>
        <w:tc>
          <w:tcPr>
            <w:tcW w:w="6287" w:type="dxa"/>
            <w:vAlign w:val="center"/>
          </w:tcPr>
          <w:p w14:paraId="3AC5ACB2"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The SRLSR-s population is currently a data gap and either high- or low-precision monitoring is necessary. High-precision monitoring could be accomplished at the mouth of the Little Salmon River (only major spawning area); Low-precision monitoring could be accomplished with an IPTDS near the mouth of a minor (e.g., Rock, Whitebird, Skookumchuck, Slate) spawning area. Other populations within the MPG are monitored with high precision, and so only low-precision monitoring is required. </w:t>
            </w:r>
          </w:p>
        </w:tc>
        <w:tc>
          <w:tcPr>
            <w:tcW w:w="1953" w:type="dxa"/>
            <w:vAlign w:val="center"/>
          </w:tcPr>
          <w:p w14:paraId="4C7EF89D"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Consider adding an IPTDS near the mouth of the Little Salmon River, if feasible; alternatively, consider a site below a minor spawning area.</w:t>
            </w:r>
          </w:p>
        </w:tc>
      </w:tr>
      <w:bookmarkEnd w:id="111"/>
    </w:tbl>
    <w:p w14:paraId="31572798" w14:textId="77777777" w:rsidR="00F67062" w:rsidRDefault="00F67062" w:rsidP="00F67062">
      <w:pPr>
        <w:pStyle w:val="Heading3"/>
      </w:pPr>
    </w:p>
    <w:p w14:paraId="7796B55A" w14:textId="77777777" w:rsidR="00F67062" w:rsidRPr="00887F08" w:rsidRDefault="00F67062" w:rsidP="00F67062">
      <w:pPr>
        <w:pStyle w:val="Heading3"/>
      </w:pPr>
      <w:bookmarkStart w:id="119" w:name="_Toc164257251"/>
      <w:r>
        <w:t>Clearwater</w:t>
      </w:r>
      <w:r w:rsidRPr="00887F08">
        <w:t xml:space="preserve"> River MPG</w:t>
      </w:r>
      <w:bookmarkEnd w:id="119"/>
    </w:p>
    <w:p w14:paraId="6BB8344E" w14:textId="77777777" w:rsidR="00F67062" w:rsidRDefault="00F67062" w:rsidP="00F67062">
      <w:pPr>
        <w:jc w:val="both"/>
      </w:pPr>
      <w:bookmarkStart w:id="120" w:name="_Hlk141428815"/>
      <w:r w:rsidRPr="000D3841">
        <w:t>Funding</w:t>
      </w:r>
      <w:r>
        <w:t xml:space="preserve"> for O&amp;M is currently provided for seven IPTDS sites (LRL, LRU, SC1, SC2, CRA, LC1, LC2) within the Clearwater River MPG. We recommend the continued funding of O&amp;M for six of those sites (LRL, LRU, SC1, SC2, LC1, LC2) and adding two existing sites (SW1, SW2) to ensure long-term monitoring of the CRSEL-s population. Finally, one additional site in each of the SRSFC-s and CRLMA-s populations should be included, resulting in a total of 10 sites within the MPG being funded under the project.  </w:t>
      </w:r>
    </w:p>
    <w:p w14:paraId="14BB82DC" w14:textId="7178CEE2" w:rsidR="00F67062" w:rsidRDefault="00F67062" w:rsidP="00F67062">
      <w:pPr>
        <w:jc w:val="both"/>
      </w:pPr>
      <w:r>
        <w:t xml:space="preserve">To improve population status and trends monitoring for steelhead in the MPG, alternate site configurations could be considered within the CRSFC-s population. For example, </w:t>
      </w:r>
      <w:r w:rsidR="003201E5">
        <w:t>either SC1 or</w:t>
      </w:r>
      <w:r>
        <w:t xml:space="preserve"> SC2 site could be moved to near the bottom boundary of the population. </w:t>
      </w:r>
      <w:commentRangeStart w:id="121"/>
      <w:r w:rsidR="00160896">
        <w:t>Regardless, one additional site upstream within the population should be funded under the project to facilitate estimates of detection probabilities at</w:t>
      </w:r>
      <w:r w:rsidR="003201E5">
        <w:t xml:space="preserve"> the population boundary</w:t>
      </w:r>
      <w:r w:rsidR="00160896">
        <w:t>, but that site doesn’t necessarily need to be CRA. The existing SC3 or SC4 sites would provide additional detections over CRA to increase precision of estimates.</w:t>
      </w:r>
      <w:commentRangeEnd w:id="121"/>
      <w:r w:rsidR="00160896">
        <w:rPr>
          <w:rStyle w:val="CommentReference"/>
        </w:rPr>
        <w:commentReference w:id="121"/>
      </w:r>
    </w:p>
    <w:p w14:paraId="7897E266" w14:textId="62A32B51" w:rsidR="00F67062" w:rsidRDefault="00F67062" w:rsidP="00F67062">
      <w:pPr>
        <w:jc w:val="both"/>
      </w:pPr>
      <w:r>
        <w:lastRenderedPageBreak/>
        <w:t xml:space="preserve">Additionally, a site within the CRLMA-s population should be considered to ensure low-precision monitoring in the population. Existing sites within the CRLMA-s population to consider include </w:t>
      </w:r>
      <w:commentRangeStart w:id="122"/>
      <w:commentRangeStart w:id="123"/>
      <w:r w:rsidR="00160896">
        <w:t xml:space="preserve">JUL (Potlatch River), LAP (Lapwai Creek), or LAW </w:t>
      </w:r>
      <w:commentRangeEnd w:id="122"/>
      <w:r w:rsidR="00160896">
        <w:rPr>
          <w:rStyle w:val="CommentReference"/>
        </w:rPr>
        <w:commentReference w:id="122"/>
      </w:r>
      <w:commentRangeEnd w:id="123"/>
      <w:r w:rsidR="003201E5">
        <w:rPr>
          <w:rStyle w:val="CommentReference"/>
        </w:rPr>
        <w:commentReference w:id="123"/>
      </w:r>
      <w:r>
        <w:t xml:space="preserve">(Lawyer Creek); either JUL or LAP would be good candidates to continue existing time-series of abundance estimates; site feasibility and reliability should also be taken into consideration. </w:t>
      </w:r>
    </w:p>
    <w:p w14:paraId="75D550E6" w14:textId="77777777" w:rsidR="00F67062" w:rsidRPr="000D3841" w:rsidRDefault="00F67062" w:rsidP="00F67062">
      <w:pPr>
        <w:jc w:val="both"/>
      </w:pPr>
      <w:r>
        <w:t>Two arrays should continue to be funded within the CRLOL-s population. Though, LC2 is currently located at a site which is difficult for O&amp;M. To reduce time and costs, it could be considered to either convert LC1 to a two-pass configuration (assuming arrays could be adequately spaced to ensure independent observations) or move LC2 upstream to a location easier for O&amp;M, preferably downstream of major spawning areas.</w:t>
      </w:r>
    </w:p>
    <w:bookmarkEnd w:id="120"/>
    <w:p w14:paraId="138D6C7C" w14:textId="77777777" w:rsidR="00F67062" w:rsidRPr="007C4CE1" w:rsidRDefault="00F67062" w:rsidP="00F67062">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Pr>
          <w:b/>
          <w:bCs/>
          <w:noProof/>
        </w:rPr>
        <w:t>6</w:t>
      </w:r>
      <w:r w:rsidRPr="00887F08">
        <w:rPr>
          <w:b/>
          <w:bCs/>
        </w:rPr>
        <w:fldChar w:fldCharType="end"/>
      </w:r>
      <w:r w:rsidRPr="00887F08">
        <w:rPr>
          <w:b/>
          <w:bCs/>
        </w:rPr>
        <w:t>.</w:t>
      </w:r>
      <w:r>
        <w:t xml:space="preserve"> Populations within the Clearwater River MPG, Snake River Basin Steelhead DPS including their status, current level of status and trends monitoring, and considerations and recommendations for each population for funding of IPTDS O&amp;M for adult abundance monitoring.</w:t>
      </w:r>
    </w:p>
    <w:tbl>
      <w:tblPr>
        <w:tblStyle w:val="GridTable4-Accent2"/>
        <w:tblW w:w="13315" w:type="dxa"/>
        <w:tblLook w:val="04A0" w:firstRow="1" w:lastRow="0" w:firstColumn="1" w:lastColumn="0" w:noHBand="0" w:noVBand="1"/>
      </w:tblPr>
      <w:tblGrid>
        <w:gridCol w:w="1155"/>
        <w:gridCol w:w="1246"/>
        <w:gridCol w:w="1050"/>
        <w:gridCol w:w="1194"/>
        <w:gridCol w:w="6697"/>
        <w:gridCol w:w="1973"/>
      </w:tblGrid>
      <w:tr w:rsidR="00F67062" w:rsidRPr="00D65084" w14:paraId="58885EAB" w14:textId="77777777" w:rsidTr="00CB43A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33879E4D" w14:textId="77777777" w:rsidR="00F67062" w:rsidRPr="00887F08" w:rsidRDefault="00F67062" w:rsidP="00CB43A2">
            <w:pPr>
              <w:jc w:val="center"/>
              <w:rPr>
                <w:rFonts w:cs="Times New Roman"/>
                <w:color w:val="auto"/>
                <w:sz w:val="20"/>
                <w:szCs w:val="20"/>
              </w:rPr>
            </w:pPr>
            <w:bookmarkStart w:id="124" w:name="_Hlk141427717"/>
            <w:r w:rsidRPr="00887F08">
              <w:rPr>
                <w:rFonts w:cs="Times New Roman"/>
                <w:color w:val="auto"/>
                <w:sz w:val="20"/>
                <w:szCs w:val="20"/>
              </w:rPr>
              <w:t>Pop ID</w:t>
            </w:r>
          </w:p>
        </w:tc>
        <w:tc>
          <w:tcPr>
            <w:tcW w:w="1250" w:type="dxa"/>
            <w:vAlign w:val="center"/>
          </w:tcPr>
          <w:p w14:paraId="74D0ADDC"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04AAD27A"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2859480C"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6834" w:type="dxa"/>
            <w:vAlign w:val="center"/>
          </w:tcPr>
          <w:p w14:paraId="042DB0E8"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67E85EC3"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F67062" w:rsidRPr="00D65084" w14:paraId="782A2C04"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02A49B52"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CRSEL-s</w:t>
            </w:r>
          </w:p>
        </w:tc>
        <w:tc>
          <w:tcPr>
            <w:tcW w:w="1250" w:type="dxa"/>
            <w:vAlign w:val="center"/>
          </w:tcPr>
          <w:p w14:paraId="7FE73A0E"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Selway River</w:t>
            </w:r>
          </w:p>
        </w:tc>
        <w:tc>
          <w:tcPr>
            <w:tcW w:w="898" w:type="dxa"/>
            <w:vAlign w:val="center"/>
          </w:tcPr>
          <w:p w14:paraId="64AB1DCD"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3A335D7"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6834" w:type="dxa"/>
            <w:vAlign w:val="center"/>
          </w:tcPr>
          <w:p w14:paraId="77552FF3"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however, adult escapement in CRSEL-s is only monitored using IPTDS and other low-precision methods are less or not feasible. Detections at SW2 facilitate estimating the detection probability (and abundance) at SW1. The population contains a high (&gt;40%) B-run component (NOAA 2017).</w:t>
            </w:r>
          </w:p>
        </w:tc>
        <w:tc>
          <w:tcPr>
            <w:tcW w:w="1980" w:type="dxa"/>
            <w:vAlign w:val="center"/>
          </w:tcPr>
          <w:p w14:paraId="1A1D7BF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Consider funding SW1 and SW2 under IPTDS O&amp;M project.</w:t>
            </w:r>
          </w:p>
        </w:tc>
      </w:tr>
      <w:tr w:rsidR="00F67062" w:rsidRPr="004C7636" w14:paraId="35D3B58F"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04E77B82"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CRLOC-s</w:t>
            </w:r>
          </w:p>
        </w:tc>
        <w:tc>
          <w:tcPr>
            <w:tcW w:w="1250" w:type="dxa"/>
            <w:vAlign w:val="center"/>
          </w:tcPr>
          <w:p w14:paraId="3F79ECFD"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Lochsa River</w:t>
            </w:r>
          </w:p>
        </w:tc>
        <w:tc>
          <w:tcPr>
            <w:tcW w:w="898" w:type="dxa"/>
            <w:vAlign w:val="center"/>
          </w:tcPr>
          <w:p w14:paraId="438579AE"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7299E4E5"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6834" w:type="dxa"/>
            <w:vAlign w:val="center"/>
          </w:tcPr>
          <w:p w14:paraId="14EF197C" w14:textId="7777777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however, adult escapement in CRSEL-s is only monitored using IPTDS and other low-precision methods are less or not feasible. Detections at LRU facilitate estimating the detection probability (and abundance) at LRL. The population contains a high (&gt;40%) B-run component and is targeted for viability or high viability (NOAA 2017).</w:t>
            </w:r>
          </w:p>
        </w:tc>
        <w:tc>
          <w:tcPr>
            <w:tcW w:w="1980" w:type="dxa"/>
            <w:vAlign w:val="center"/>
          </w:tcPr>
          <w:p w14:paraId="33B159ED" w14:textId="7777777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LRL and LRU.</w:t>
            </w:r>
          </w:p>
        </w:tc>
      </w:tr>
      <w:tr w:rsidR="00F67062" w:rsidRPr="00D65084" w14:paraId="203A430E"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15E90E56"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CRSFC-s</w:t>
            </w:r>
          </w:p>
        </w:tc>
        <w:tc>
          <w:tcPr>
            <w:tcW w:w="1250" w:type="dxa"/>
            <w:vAlign w:val="center"/>
          </w:tcPr>
          <w:p w14:paraId="28D7B57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South Fork Clearwater River</w:t>
            </w:r>
          </w:p>
        </w:tc>
        <w:tc>
          <w:tcPr>
            <w:tcW w:w="898" w:type="dxa"/>
            <w:vAlign w:val="center"/>
          </w:tcPr>
          <w:p w14:paraId="765A3162"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7D25668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6834" w:type="dxa"/>
            <w:vAlign w:val="center"/>
          </w:tcPr>
          <w:p w14:paraId="1EDC0312"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currently monitored with high precision, and so only low precision monitoring is necessary. An estimate for one tributary, Crooked River, within the population is currently possible using the two-pass CRA site. SC1 and SC2, combined, allow for an abundance estimate for the entire South Fork Clearwater watershed; however, the CRSFC-s lower population boundary occurs well upstream of SC2 where Hwy 13 crosses the South Fork Clearwater River and abundance estimates at SC1 don’t account for e.g., pre-spawn or harvest mortality or spawning that occurs below the CRSFC-s population boundary. If improved monitoring was desired for the steelhead (and Chinook salmon) population, a site could be considered near the crossing of Hwy 13 and below any major spawning areas (Newsome [includes Crooked River], American, Upper South Fork). If a site was moved to this new location, SC1 or SC2 could potentially be removed; the new site would either need to be a two-pass configuration or sites upstream (e.g., SC3, SC4, CRA) would need to </w:t>
            </w:r>
            <w:r>
              <w:rPr>
                <w:rFonts w:cs="Times New Roman"/>
                <w:sz w:val="20"/>
                <w:szCs w:val="20"/>
              </w:rPr>
              <w:lastRenderedPageBreak/>
              <w:t>be maintained to ensure that detection probabilities could be estimated. The population contains a high (&gt;40%) B-run component (NOAA 2017).</w:t>
            </w:r>
          </w:p>
        </w:tc>
        <w:tc>
          <w:tcPr>
            <w:tcW w:w="1980" w:type="dxa"/>
            <w:vAlign w:val="center"/>
          </w:tcPr>
          <w:p w14:paraId="796E86E7" w14:textId="721F5E08"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lastRenderedPageBreak/>
              <w:t xml:space="preserve">No action needed to maintain low-precision monitoring. </w:t>
            </w:r>
            <w:commentRangeStart w:id="125"/>
            <w:commentRangeStart w:id="126"/>
            <w:r w:rsidR="00160896">
              <w:rPr>
                <w:rFonts w:cs="Times New Roman"/>
                <w:sz w:val="20"/>
                <w:szCs w:val="20"/>
              </w:rPr>
              <w:t xml:space="preserve">Alternate site configurations, including for SC1 and SC2, could be considered to improve cost-savings </w:t>
            </w:r>
            <w:commentRangeEnd w:id="125"/>
            <w:r w:rsidR="00160896">
              <w:rPr>
                <w:rStyle w:val="CommentReference"/>
              </w:rPr>
              <w:commentReference w:id="125"/>
            </w:r>
            <w:commentRangeEnd w:id="126"/>
            <w:r w:rsidR="003201E5">
              <w:rPr>
                <w:rStyle w:val="CommentReference"/>
              </w:rPr>
              <w:commentReference w:id="126"/>
            </w:r>
            <w:r w:rsidR="00160896">
              <w:rPr>
                <w:rFonts w:cs="Times New Roman"/>
                <w:sz w:val="20"/>
                <w:szCs w:val="20"/>
              </w:rPr>
              <w:t>for the CRSFC-s and CRLMA-s populations.</w:t>
            </w:r>
          </w:p>
        </w:tc>
      </w:tr>
      <w:tr w:rsidR="00F67062" w:rsidRPr="00D65084" w14:paraId="127738CE"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762B42BB"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CRLOL-s</w:t>
            </w:r>
          </w:p>
        </w:tc>
        <w:tc>
          <w:tcPr>
            <w:tcW w:w="1250" w:type="dxa"/>
            <w:vAlign w:val="center"/>
          </w:tcPr>
          <w:p w14:paraId="74ABE72F"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Lolo Creek</w:t>
            </w:r>
          </w:p>
        </w:tc>
        <w:tc>
          <w:tcPr>
            <w:tcW w:w="898" w:type="dxa"/>
            <w:vAlign w:val="center"/>
          </w:tcPr>
          <w:p w14:paraId="01D0DB9B"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44858194"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6834" w:type="dxa"/>
            <w:vAlign w:val="center"/>
          </w:tcPr>
          <w:p w14:paraId="50C8F46B"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however, adult escapement in CRLOL-s is only monitored using IPTDS and other low-precision methods are less or not feasible. Detections at LC2 facilitate estimating the detection probability (and abundance) at LC1; however, LC2 is a difficult site for O&amp;M, so it could be considered to convert LC1 to a two-pass configuration or to move LC2 upstream in the watershed to an easier access location, but preferably downstream of major spawning areas. The population contains a high (&gt;40%) B-run component and is targeted for viability or high viability (NOAA 2017).</w:t>
            </w:r>
          </w:p>
        </w:tc>
        <w:tc>
          <w:tcPr>
            <w:tcW w:w="1980" w:type="dxa"/>
            <w:vAlign w:val="center"/>
          </w:tcPr>
          <w:p w14:paraId="48557BB2"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LC1 and LC2; consider changes to array configurations to reduce long-term costs</w:t>
            </w:r>
          </w:p>
        </w:tc>
      </w:tr>
      <w:tr w:rsidR="00F67062" w:rsidRPr="00D65084" w14:paraId="6BF046DA"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02CAE1D9"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CRNFC-s</w:t>
            </w:r>
          </w:p>
        </w:tc>
        <w:tc>
          <w:tcPr>
            <w:tcW w:w="1250" w:type="dxa"/>
            <w:vAlign w:val="center"/>
          </w:tcPr>
          <w:p w14:paraId="3C46FF59"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North Fork Clearwater River</w:t>
            </w:r>
          </w:p>
        </w:tc>
        <w:tc>
          <w:tcPr>
            <w:tcW w:w="898" w:type="dxa"/>
            <w:vAlign w:val="center"/>
          </w:tcPr>
          <w:p w14:paraId="0ABED80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Extirpated</w:t>
            </w:r>
          </w:p>
        </w:tc>
        <w:tc>
          <w:tcPr>
            <w:tcW w:w="1194" w:type="dxa"/>
            <w:vAlign w:val="center"/>
          </w:tcPr>
          <w:p w14:paraId="5672FF41"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6834" w:type="dxa"/>
            <w:vAlign w:val="center"/>
          </w:tcPr>
          <w:p w14:paraId="14B7319D"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1980" w:type="dxa"/>
            <w:vAlign w:val="center"/>
          </w:tcPr>
          <w:p w14:paraId="52F71512"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r>
      <w:tr w:rsidR="00F67062" w:rsidRPr="00D65084" w14:paraId="5463E7DD"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7BDB07F0"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CRLMA-s</w:t>
            </w:r>
          </w:p>
        </w:tc>
        <w:tc>
          <w:tcPr>
            <w:tcW w:w="1250" w:type="dxa"/>
            <w:vAlign w:val="center"/>
          </w:tcPr>
          <w:p w14:paraId="1CCC6E03"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Clearwater River lower mainstem</w:t>
            </w:r>
          </w:p>
        </w:tc>
        <w:tc>
          <w:tcPr>
            <w:tcW w:w="898" w:type="dxa"/>
            <w:vAlign w:val="center"/>
          </w:tcPr>
          <w:p w14:paraId="69A52B40"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00791F01"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Low</w:t>
            </w:r>
          </w:p>
        </w:tc>
        <w:tc>
          <w:tcPr>
            <w:tcW w:w="6834" w:type="dxa"/>
            <w:vAlign w:val="center"/>
          </w:tcPr>
          <w:p w14:paraId="41A71A4B"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however, adult escapement in CRLMA-s is only monitored using IPTDS and other low-precision estimates are less or not feasible. Two sites within the population are currently funded under the IPTDS O&amp;M project (SC1 and SC2), but as noted above, those sites provide estimate of abundance for the South Fork Clearwater River, and not necessarily the CRSFC-s population (or the Lower SF Clearwater Tribs major spawning area). Alternatively, a site should be considered near the bottom of a major spawning area (Potlatch [JUL], Lapwai [LAP], Lawyer [LAW], Big Canyon, Lower SF Clearwater Tribs [SC1 or SC2]) within the CRLMA-s population funded under the IPTDS O&amp;M project. Moving SC1 or SC2 to a new location at the bottom of CRSFC-s or moving/funding SC3 (which occurs below all major spawning areas within CRSFC-s), would allow parsing estimates for the CRSFC-s population and Lower SF Clearwater tribs major spawning area.</w:t>
            </w:r>
          </w:p>
        </w:tc>
        <w:tc>
          <w:tcPr>
            <w:tcW w:w="1980" w:type="dxa"/>
            <w:vAlign w:val="center"/>
          </w:tcPr>
          <w:p w14:paraId="42A87A2D"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Consider altering site configurations within the population including for SC1 and SC2, to improve cost-savings and monitoring precision for both CRSFC-s and CRLMA-s populations. Consider funding LAP or LAW under the IPTDS O&amp;M project, recognizing historical difficulties in operating JUL.</w:t>
            </w:r>
          </w:p>
        </w:tc>
      </w:tr>
      <w:bookmarkEnd w:id="124"/>
    </w:tbl>
    <w:p w14:paraId="17C2E91F" w14:textId="77777777" w:rsidR="00F67062" w:rsidRDefault="00F67062" w:rsidP="00F67062">
      <w:pPr>
        <w:jc w:val="both"/>
        <w:rPr>
          <w:rFonts w:cs="Times New Roman"/>
          <w:b/>
          <w:bCs/>
          <w:sz w:val="24"/>
          <w:szCs w:val="24"/>
        </w:rPr>
      </w:pPr>
    </w:p>
    <w:p w14:paraId="2B7609F4" w14:textId="77777777" w:rsidR="00F67062" w:rsidRDefault="00F67062" w:rsidP="00F67062">
      <w:pPr>
        <w:rPr>
          <w:rFonts w:eastAsiaTheme="majorEastAsia" w:cstheme="majorBidi"/>
          <w:sz w:val="24"/>
          <w:szCs w:val="24"/>
          <w:u w:val="single"/>
        </w:rPr>
      </w:pPr>
      <w:bookmarkStart w:id="127" w:name="_Hlk141435949"/>
      <w:r>
        <w:br w:type="page"/>
      </w:r>
    </w:p>
    <w:p w14:paraId="6A689840" w14:textId="77777777" w:rsidR="00F67062" w:rsidRPr="00887F08" w:rsidRDefault="00F67062" w:rsidP="00F67062">
      <w:pPr>
        <w:pStyle w:val="Heading3"/>
      </w:pPr>
      <w:bookmarkStart w:id="128" w:name="_Toc164257252"/>
      <w:r>
        <w:lastRenderedPageBreak/>
        <w:t>Imnaha</w:t>
      </w:r>
      <w:r w:rsidRPr="00887F08">
        <w:t xml:space="preserve"> River MPG</w:t>
      </w:r>
      <w:bookmarkEnd w:id="128"/>
    </w:p>
    <w:p w14:paraId="49A5BB72" w14:textId="77777777" w:rsidR="00F67062" w:rsidRPr="00DA20EC" w:rsidRDefault="00F67062" w:rsidP="00F67062">
      <w:pPr>
        <w:jc w:val="both"/>
        <w:rPr>
          <w:rFonts w:cs="Times New Roman"/>
        </w:rPr>
      </w:pPr>
      <w:r w:rsidRPr="00DA20EC">
        <w:rPr>
          <w:rFonts w:cs="Times New Roman"/>
        </w:rPr>
        <w:t xml:space="preserve">Funding for </w:t>
      </w:r>
      <w:r>
        <w:rPr>
          <w:rFonts w:cs="Times New Roman"/>
        </w:rPr>
        <w:t>O&amp;M is currently provided for five IPTDS sites within the Imnaha River MPG (COC, IR1, IR2, IR3, BSC). We recommend the continued funding of O&amp;M for three sites currently funded by the IPTDS O&amp;M project: IR1, IR2, and IR3. Detections at IR2 and IR3 would ensure adequate detections to reliably estimate detection probability and abundance at IR1 and provide high-precision status and trends monitoring. High-precision monitoring is required for the IRMAI-s population since it is the only population in the MPG.</w:t>
      </w:r>
    </w:p>
    <w:p w14:paraId="7614E957" w14:textId="77777777" w:rsidR="00F67062" w:rsidRPr="007C4CE1" w:rsidRDefault="00F67062" w:rsidP="00F67062">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Pr>
          <w:b/>
          <w:bCs/>
          <w:noProof/>
        </w:rPr>
        <w:t>7</w:t>
      </w:r>
      <w:r w:rsidRPr="00887F08">
        <w:rPr>
          <w:b/>
          <w:bCs/>
        </w:rPr>
        <w:fldChar w:fldCharType="end"/>
      </w:r>
      <w:r w:rsidRPr="00887F08">
        <w:rPr>
          <w:b/>
          <w:bCs/>
        </w:rPr>
        <w:t>.</w:t>
      </w:r>
      <w:r>
        <w:t xml:space="preserve"> Populations within the Imnaha River MPG, Snake River Basin Steelhead DPS including their status, current level of status and trends monitoring, and considerations and recommendations for each population for funding of IPTDS O&amp;M for adult abundance monitoring.</w:t>
      </w:r>
    </w:p>
    <w:tbl>
      <w:tblPr>
        <w:tblStyle w:val="GridTable4-Accent2"/>
        <w:tblW w:w="13315" w:type="dxa"/>
        <w:tblLook w:val="04A0" w:firstRow="1" w:lastRow="0" w:firstColumn="1" w:lastColumn="0" w:noHBand="0" w:noVBand="1"/>
      </w:tblPr>
      <w:tblGrid>
        <w:gridCol w:w="1159"/>
        <w:gridCol w:w="1250"/>
        <w:gridCol w:w="898"/>
        <w:gridCol w:w="1194"/>
        <w:gridCol w:w="6834"/>
        <w:gridCol w:w="1980"/>
      </w:tblGrid>
      <w:tr w:rsidR="00F67062" w:rsidRPr="00D65084" w14:paraId="7998F63E" w14:textId="77777777" w:rsidTr="00CB43A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1B48A226" w14:textId="77777777" w:rsidR="00F67062" w:rsidRPr="00887F08" w:rsidRDefault="00F67062" w:rsidP="00CB43A2">
            <w:pPr>
              <w:jc w:val="center"/>
              <w:rPr>
                <w:rFonts w:cs="Times New Roman"/>
                <w:color w:val="auto"/>
                <w:sz w:val="20"/>
                <w:szCs w:val="20"/>
              </w:rPr>
            </w:pPr>
            <w:r w:rsidRPr="00887F08">
              <w:rPr>
                <w:rFonts w:cs="Times New Roman"/>
                <w:color w:val="auto"/>
                <w:sz w:val="20"/>
                <w:szCs w:val="20"/>
              </w:rPr>
              <w:t>Pop ID</w:t>
            </w:r>
          </w:p>
        </w:tc>
        <w:tc>
          <w:tcPr>
            <w:tcW w:w="1250" w:type="dxa"/>
            <w:vAlign w:val="center"/>
          </w:tcPr>
          <w:p w14:paraId="4C8142E0"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15EF78A0"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1EF33F29"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6834" w:type="dxa"/>
            <w:vAlign w:val="center"/>
          </w:tcPr>
          <w:p w14:paraId="74CAC1BC"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21775231"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F67062" w:rsidRPr="00D65084" w14:paraId="1A292894"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7C2B9D8F"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IRMAI-s</w:t>
            </w:r>
          </w:p>
        </w:tc>
        <w:tc>
          <w:tcPr>
            <w:tcW w:w="1250" w:type="dxa"/>
            <w:vAlign w:val="center"/>
          </w:tcPr>
          <w:p w14:paraId="30486CAA"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Imnaha River</w:t>
            </w:r>
          </w:p>
        </w:tc>
        <w:tc>
          <w:tcPr>
            <w:tcW w:w="898" w:type="dxa"/>
            <w:vAlign w:val="center"/>
          </w:tcPr>
          <w:p w14:paraId="657D7705"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94BDCAD"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6834" w:type="dxa"/>
            <w:vAlign w:val="center"/>
          </w:tcPr>
          <w:p w14:paraId="0E5D94DE"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bookmarkStart w:id="129" w:name="_Hlk163476766"/>
            <w:r>
              <w:rPr>
                <w:rFonts w:cs="Times New Roman"/>
                <w:sz w:val="20"/>
                <w:szCs w:val="20"/>
              </w:rPr>
              <w:t xml:space="preserve">IRMAI-s is the only population in the MPG and targeted for high viability (NOAA 2017) and so should be monitored with high precision. High-resolution monitoring could be accomplished using IR1 as the site is below all major spawning areas. Although only one additional array upstream or IR1 could provide estimates of detection probability at IR1, two additional arrays/sites upstream should be funded under the IPTDS O&amp;M project to provide redundancy and ensure annual estimation of detection probabilities at IR1. Currently, five sites within the population are funded under the project; however, only three are needed to estimate abundance at IR1 for status and trends monitoring. COC would provide complete coverage for the population, but is not necessary, as Cow Creek is a minor spawning area.   </w:t>
            </w:r>
            <w:bookmarkEnd w:id="129"/>
          </w:p>
        </w:tc>
        <w:tc>
          <w:tcPr>
            <w:tcW w:w="1980" w:type="dxa"/>
            <w:vAlign w:val="center"/>
          </w:tcPr>
          <w:p w14:paraId="3724CF15"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bookmarkStart w:id="130" w:name="_Hlk163476774"/>
            <w:r>
              <w:rPr>
                <w:rFonts w:cs="Times New Roman"/>
                <w:sz w:val="20"/>
                <w:szCs w:val="20"/>
              </w:rPr>
              <w:t>Continue funding IR1 plus two additional sites upstream.</w:t>
            </w:r>
            <w:bookmarkEnd w:id="130"/>
          </w:p>
        </w:tc>
      </w:tr>
    </w:tbl>
    <w:p w14:paraId="38068856" w14:textId="77777777" w:rsidR="00F67062" w:rsidRDefault="00F67062" w:rsidP="00F67062">
      <w:pPr>
        <w:jc w:val="both"/>
        <w:rPr>
          <w:rFonts w:cs="Times New Roman"/>
          <w:b/>
          <w:bCs/>
          <w:sz w:val="24"/>
          <w:szCs w:val="24"/>
        </w:rPr>
      </w:pPr>
    </w:p>
    <w:p w14:paraId="6DA92B86" w14:textId="77777777" w:rsidR="00F67062" w:rsidRDefault="00F67062" w:rsidP="00F67062">
      <w:pPr>
        <w:rPr>
          <w:rFonts w:eastAsiaTheme="majorEastAsia" w:cstheme="majorBidi"/>
          <w:sz w:val="24"/>
          <w:szCs w:val="24"/>
          <w:u w:val="single"/>
        </w:rPr>
      </w:pPr>
      <w:r>
        <w:br w:type="page"/>
      </w:r>
    </w:p>
    <w:p w14:paraId="0DF79D2F" w14:textId="77777777" w:rsidR="00F67062" w:rsidRPr="00317BB3" w:rsidRDefault="00F67062" w:rsidP="00F67062">
      <w:pPr>
        <w:pStyle w:val="Heading3"/>
      </w:pPr>
      <w:bookmarkStart w:id="131" w:name="_Toc164257253"/>
      <w:r w:rsidRPr="00317BB3">
        <w:lastRenderedPageBreak/>
        <w:t>Grande Ronde River MPG</w:t>
      </w:r>
      <w:bookmarkEnd w:id="131"/>
    </w:p>
    <w:p w14:paraId="6F55BDF5" w14:textId="77777777" w:rsidR="00F67062" w:rsidRDefault="00F67062" w:rsidP="00F67062">
      <w:pPr>
        <w:jc w:val="both"/>
        <w:rPr>
          <w:rFonts w:cs="Times New Roman"/>
        </w:rPr>
      </w:pPr>
      <w:r>
        <w:rPr>
          <w:rFonts w:cs="Times New Roman"/>
        </w:rPr>
        <w:t>Funding of O&amp;M is currently provided for three sites in the Grande Ronde MPG: UGR, WR1, and JOC. We recommend the continued funding of each of these sites plus three additional sites (MR1, WR2, and WEN) for a total of six IPTDS within the MPG funded under the project.</w:t>
      </w:r>
    </w:p>
    <w:p w14:paraId="47654E73" w14:textId="77777777" w:rsidR="00F67062" w:rsidRDefault="00F67062" w:rsidP="00F67062">
      <w:pPr>
        <w:jc w:val="both"/>
        <w:rPr>
          <w:rFonts w:cs="Times New Roman"/>
        </w:rPr>
      </w:pPr>
      <w:r w:rsidRPr="00701121">
        <w:rPr>
          <w:rFonts w:cs="Times New Roman"/>
        </w:rPr>
        <w:t>High</w:t>
      </w:r>
      <w:r>
        <w:rPr>
          <w:rFonts w:cs="Times New Roman"/>
        </w:rPr>
        <w:t xml:space="preserve">-precision monitoring for the GRWAL-s population is not required, because GRJOS-s is currently monitored with high-precision. However, site configurations, as proposed, would provide an unbiased estimate of detection probability at WR1, which is necessary, and would aid in monitoring of the GRMIN and GRLOS spring/summer Chinook salmon populations. </w:t>
      </w:r>
    </w:p>
    <w:p w14:paraId="147F61BB" w14:textId="77777777" w:rsidR="00F67062" w:rsidRPr="007C4CE1" w:rsidRDefault="00F67062" w:rsidP="00F67062">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Pr>
          <w:b/>
          <w:bCs/>
          <w:noProof/>
        </w:rPr>
        <w:t>8</w:t>
      </w:r>
      <w:r w:rsidRPr="00887F08">
        <w:rPr>
          <w:b/>
          <w:bCs/>
        </w:rPr>
        <w:fldChar w:fldCharType="end"/>
      </w:r>
      <w:r w:rsidRPr="00887F08">
        <w:rPr>
          <w:b/>
          <w:bCs/>
        </w:rPr>
        <w:t>.</w:t>
      </w:r>
      <w:r>
        <w:t xml:space="preserve"> Populations within the Grande Ronde River MPG, Snake River Basin Steelhead DPS including their status, current level of status and trends monitoring, and considerations and recommendations for each population for funding of IPTDS O&amp;M for adult abundance monitoring.</w:t>
      </w:r>
    </w:p>
    <w:tbl>
      <w:tblPr>
        <w:tblStyle w:val="GridTable4-Accent2"/>
        <w:tblW w:w="13315" w:type="dxa"/>
        <w:tblLook w:val="04A0" w:firstRow="1" w:lastRow="0" w:firstColumn="1" w:lastColumn="0" w:noHBand="0" w:noVBand="1"/>
      </w:tblPr>
      <w:tblGrid>
        <w:gridCol w:w="1147"/>
        <w:gridCol w:w="1231"/>
        <w:gridCol w:w="885"/>
        <w:gridCol w:w="1194"/>
        <w:gridCol w:w="6474"/>
        <w:gridCol w:w="2384"/>
      </w:tblGrid>
      <w:tr w:rsidR="00F67062" w:rsidRPr="00D65084" w14:paraId="4A2570E3" w14:textId="77777777" w:rsidTr="00CB43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75D4EF23" w14:textId="77777777" w:rsidR="00F67062" w:rsidRPr="00887F08" w:rsidRDefault="00F67062" w:rsidP="00CB43A2">
            <w:pPr>
              <w:jc w:val="center"/>
              <w:rPr>
                <w:rFonts w:cs="Times New Roman"/>
                <w:color w:val="auto"/>
                <w:sz w:val="20"/>
                <w:szCs w:val="20"/>
              </w:rPr>
            </w:pPr>
            <w:bookmarkStart w:id="132" w:name="_Hlk141436004"/>
            <w:r w:rsidRPr="00887F08">
              <w:rPr>
                <w:rFonts w:cs="Times New Roman"/>
                <w:color w:val="auto"/>
                <w:sz w:val="20"/>
                <w:szCs w:val="20"/>
              </w:rPr>
              <w:t>Pop ID</w:t>
            </w:r>
          </w:p>
        </w:tc>
        <w:tc>
          <w:tcPr>
            <w:tcW w:w="1250" w:type="dxa"/>
            <w:vAlign w:val="center"/>
          </w:tcPr>
          <w:p w14:paraId="04E7185D"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309E6AFF"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487B8FDA"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6834" w:type="dxa"/>
            <w:vAlign w:val="center"/>
          </w:tcPr>
          <w:p w14:paraId="474A8885"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1164267E"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F67062" w:rsidRPr="00302709" w14:paraId="35C701A9"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19688863" w14:textId="77777777" w:rsidR="00F67062" w:rsidRPr="0007002C" w:rsidRDefault="00F67062" w:rsidP="00CB43A2">
            <w:pPr>
              <w:jc w:val="center"/>
              <w:rPr>
                <w:rFonts w:cs="Times New Roman"/>
                <w:b w:val="0"/>
                <w:bCs w:val="0"/>
                <w:sz w:val="20"/>
                <w:szCs w:val="20"/>
              </w:rPr>
            </w:pPr>
            <w:r w:rsidRPr="0007002C">
              <w:rPr>
                <w:rFonts w:cs="Times New Roman"/>
                <w:b w:val="0"/>
                <w:bCs w:val="0"/>
                <w:sz w:val="20"/>
                <w:szCs w:val="20"/>
              </w:rPr>
              <w:t>GRUMA-s</w:t>
            </w:r>
          </w:p>
        </w:tc>
        <w:tc>
          <w:tcPr>
            <w:tcW w:w="1250" w:type="dxa"/>
            <w:vAlign w:val="center"/>
          </w:tcPr>
          <w:p w14:paraId="5A450239" w14:textId="77777777" w:rsidR="00F67062" w:rsidRPr="002007E7"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sidRPr="002007E7">
              <w:rPr>
                <w:rFonts w:cs="Times New Roman"/>
                <w:sz w:val="20"/>
                <w:szCs w:val="20"/>
                <w:lang w:val="fr-FR"/>
              </w:rPr>
              <w:t>Grande Ronde River upper m</w:t>
            </w:r>
            <w:r>
              <w:rPr>
                <w:rFonts w:cs="Times New Roman"/>
                <w:sz w:val="20"/>
                <w:szCs w:val="20"/>
                <w:lang w:val="fr-FR"/>
              </w:rPr>
              <w:t>ainstem</w:t>
            </w:r>
          </w:p>
        </w:tc>
        <w:tc>
          <w:tcPr>
            <w:tcW w:w="898" w:type="dxa"/>
            <w:vAlign w:val="center"/>
          </w:tcPr>
          <w:p w14:paraId="247330C1" w14:textId="77777777" w:rsidR="00F67062" w:rsidRPr="002007E7"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Extant</w:t>
            </w:r>
          </w:p>
        </w:tc>
        <w:tc>
          <w:tcPr>
            <w:tcW w:w="1194" w:type="dxa"/>
            <w:vAlign w:val="center"/>
          </w:tcPr>
          <w:p w14:paraId="7222331A" w14:textId="77777777" w:rsidR="00F67062" w:rsidRPr="002007E7"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Low</w:t>
            </w:r>
          </w:p>
        </w:tc>
        <w:tc>
          <w:tcPr>
            <w:tcW w:w="6834" w:type="dxa"/>
            <w:vAlign w:val="center"/>
          </w:tcPr>
          <w:p w14:paraId="250F683B" w14:textId="06720FCD" w:rsidR="00F67062" w:rsidRPr="00302709"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UGR, currently funded by the IPTDS O&amp;M project, provides low-precision monitoring as it doesn’t capture abundance for the </w:t>
            </w:r>
            <w:commentRangeStart w:id="133"/>
            <w:commentRangeStart w:id="134"/>
            <w:commentRangeStart w:id="135"/>
            <w:commentRangeStart w:id="136"/>
            <w:r w:rsidR="00160896">
              <w:rPr>
                <w:rFonts w:cs="Times New Roman"/>
                <w:sz w:val="20"/>
                <w:szCs w:val="20"/>
              </w:rPr>
              <w:t>Lookingglass major spawning area</w:t>
            </w:r>
            <w:commentRangeEnd w:id="133"/>
            <w:r w:rsidR="00160896">
              <w:rPr>
                <w:rStyle w:val="CommentReference"/>
              </w:rPr>
              <w:commentReference w:id="133"/>
            </w:r>
            <w:commentRangeEnd w:id="134"/>
            <w:r w:rsidR="00160896">
              <w:rPr>
                <w:rStyle w:val="CommentReference"/>
              </w:rPr>
              <w:commentReference w:id="134"/>
            </w:r>
            <w:commentRangeEnd w:id="135"/>
            <w:r w:rsidR="00160896">
              <w:rPr>
                <w:rStyle w:val="CommentReference"/>
              </w:rPr>
              <w:commentReference w:id="135"/>
            </w:r>
            <w:commentRangeEnd w:id="136"/>
            <w:r w:rsidR="00936409">
              <w:rPr>
                <w:rStyle w:val="CommentReference"/>
              </w:rPr>
              <w:commentReference w:id="136"/>
            </w:r>
            <w:r w:rsidR="00160896">
              <w:rPr>
                <w:rFonts w:cs="Times New Roman"/>
                <w:sz w:val="20"/>
                <w:szCs w:val="20"/>
              </w:rPr>
              <w:t>.</w:t>
            </w:r>
          </w:p>
        </w:tc>
        <w:tc>
          <w:tcPr>
            <w:tcW w:w="1980" w:type="dxa"/>
            <w:vAlign w:val="center"/>
          </w:tcPr>
          <w:p w14:paraId="5B1E559B" w14:textId="77777777" w:rsidR="00F67062" w:rsidRPr="00302709"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UGR.</w:t>
            </w:r>
          </w:p>
        </w:tc>
      </w:tr>
      <w:tr w:rsidR="00F67062" w:rsidRPr="0007002C" w14:paraId="4922D1AE"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2E978EE1" w14:textId="77777777" w:rsidR="00F67062" w:rsidRPr="0007002C" w:rsidRDefault="00F67062" w:rsidP="00CB43A2">
            <w:pPr>
              <w:jc w:val="center"/>
              <w:rPr>
                <w:rFonts w:cs="Times New Roman"/>
                <w:b w:val="0"/>
                <w:bCs w:val="0"/>
                <w:sz w:val="20"/>
                <w:szCs w:val="20"/>
              </w:rPr>
            </w:pPr>
            <w:r w:rsidRPr="0007002C">
              <w:rPr>
                <w:rFonts w:cs="Times New Roman"/>
                <w:b w:val="0"/>
                <w:bCs w:val="0"/>
                <w:sz w:val="20"/>
                <w:szCs w:val="20"/>
              </w:rPr>
              <w:t>GRWAL-s</w:t>
            </w:r>
          </w:p>
        </w:tc>
        <w:tc>
          <w:tcPr>
            <w:tcW w:w="1250" w:type="dxa"/>
            <w:vAlign w:val="center"/>
          </w:tcPr>
          <w:p w14:paraId="07512974" w14:textId="77777777" w:rsidR="00F67062" w:rsidRPr="0007002C"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Wallowa River</w:t>
            </w:r>
          </w:p>
        </w:tc>
        <w:tc>
          <w:tcPr>
            <w:tcW w:w="898" w:type="dxa"/>
            <w:vAlign w:val="center"/>
          </w:tcPr>
          <w:p w14:paraId="4FB00734" w14:textId="77777777" w:rsidR="00F67062" w:rsidRPr="0007002C"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2F113B58" w14:textId="77777777" w:rsidR="00F67062" w:rsidRPr="0007002C"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6834" w:type="dxa"/>
            <w:vAlign w:val="center"/>
          </w:tcPr>
          <w:p w14:paraId="431E768F" w14:textId="77777777" w:rsidR="00F67062" w:rsidRPr="0007002C"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 WR1, funded under the IPTDS O&amp;M project, is a single-pass array used to estimate abundance for the GRWAL-s, but relies on two upstream sites not funded under the project (MR1 and WR2) to estimate detection probability at WR1. Detections from either MR1 or WR2 alone have been found to provide a biased estimate of detection probability at WR1, due to issues associate with fish from either the Minam or Wallowa rivers “sorting” before they arrive at WR1. As such, both MR1 and WR2 should also be funded under the project. MR1, currently a tandem array, allows an estimate of abundance to the Minam River, which further allows parsing of abundance between the Minam and Wallowa rivers. This configuration would also aid monitoring of the GRMIN and GRLOS spring/summer Chinook salmon populations. However, the proposed location for the WR2 site only need to be a single-pass array.</w:t>
            </w:r>
          </w:p>
        </w:tc>
        <w:tc>
          <w:tcPr>
            <w:tcW w:w="1980" w:type="dxa"/>
            <w:vAlign w:val="center"/>
          </w:tcPr>
          <w:p w14:paraId="02B732C1" w14:textId="77777777" w:rsidR="00F67062" w:rsidRPr="0007002C"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Continue funding </w:t>
            </w:r>
            <w:commentRangeStart w:id="137"/>
            <w:commentRangeStart w:id="138"/>
            <w:r>
              <w:rPr>
                <w:rFonts w:cs="Times New Roman"/>
                <w:sz w:val="20"/>
                <w:szCs w:val="20"/>
              </w:rPr>
              <w:t>WR1</w:t>
            </w:r>
            <w:commentRangeEnd w:id="137"/>
            <w:r>
              <w:rPr>
                <w:rStyle w:val="CommentReference"/>
              </w:rPr>
              <w:commentReference w:id="137"/>
            </w:r>
            <w:commentRangeEnd w:id="138"/>
            <w:r>
              <w:rPr>
                <w:rStyle w:val="CommentReference"/>
              </w:rPr>
              <w:commentReference w:id="138"/>
            </w:r>
            <w:r>
              <w:rPr>
                <w:rFonts w:cs="Times New Roman"/>
                <w:sz w:val="20"/>
                <w:szCs w:val="20"/>
              </w:rPr>
              <w:t>; begin funding MR1 (two-pass array) and WR2 (single-pass array).</w:t>
            </w:r>
          </w:p>
        </w:tc>
      </w:tr>
      <w:bookmarkEnd w:id="127"/>
      <w:tr w:rsidR="00F67062" w:rsidRPr="0007002C" w14:paraId="0DBF7FC5"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57D2E990" w14:textId="77777777" w:rsidR="00F67062" w:rsidRPr="0007002C" w:rsidRDefault="00F67062" w:rsidP="00CB43A2">
            <w:pPr>
              <w:jc w:val="center"/>
              <w:rPr>
                <w:rFonts w:cs="Times New Roman"/>
                <w:b w:val="0"/>
                <w:bCs w:val="0"/>
                <w:sz w:val="20"/>
                <w:szCs w:val="20"/>
              </w:rPr>
            </w:pPr>
            <w:r w:rsidRPr="0007002C">
              <w:rPr>
                <w:rFonts w:cs="Times New Roman"/>
                <w:b w:val="0"/>
                <w:bCs w:val="0"/>
                <w:sz w:val="20"/>
                <w:szCs w:val="20"/>
              </w:rPr>
              <w:t>GRJOS-s</w:t>
            </w:r>
          </w:p>
        </w:tc>
        <w:tc>
          <w:tcPr>
            <w:tcW w:w="1250" w:type="dxa"/>
            <w:vAlign w:val="center"/>
          </w:tcPr>
          <w:p w14:paraId="515712A0" w14:textId="77777777" w:rsidR="00F67062" w:rsidRPr="0007002C"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Joseph Creek</w:t>
            </w:r>
          </w:p>
        </w:tc>
        <w:tc>
          <w:tcPr>
            <w:tcW w:w="898" w:type="dxa"/>
            <w:vAlign w:val="center"/>
          </w:tcPr>
          <w:p w14:paraId="147271C0" w14:textId="77777777" w:rsidR="00F67062" w:rsidRPr="0007002C"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05827C44" w14:textId="77777777" w:rsidR="00F67062" w:rsidRPr="0007002C"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6834" w:type="dxa"/>
            <w:vAlign w:val="center"/>
          </w:tcPr>
          <w:p w14:paraId="79E5E1F0" w14:textId="77777777" w:rsidR="00F67062" w:rsidRPr="0007002C"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however, adult escapement in GRJOS-s is only monitored using IPTDS and other low-precision methods are less or not feasible. Moreover, JOC is a two-pass array site and is in an ideal location for population status and trends monitoring and so should be maintained to ensure high-precision monitoring of a population within the Grande Ronde River MPG.</w:t>
            </w:r>
          </w:p>
        </w:tc>
        <w:tc>
          <w:tcPr>
            <w:tcW w:w="1980" w:type="dxa"/>
            <w:vAlign w:val="center"/>
          </w:tcPr>
          <w:p w14:paraId="0319BEF5" w14:textId="77777777" w:rsidR="00F67062" w:rsidRPr="0007002C"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JOC.</w:t>
            </w:r>
          </w:p>
        </w:tc>
      </w:tr>
      <w:tr w:rsidR="00F67062" w:rsidRPr="002007E7" w14:paraId="21FA6517"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069555FB" w14:textId="77777777" w:rsidR="00F67062" w:rsidRPr="0007002C" w:rsidRDefault="00F67062" w:rsidP="00CB43A2">
            <w:pPr>
              <w:jc w:val="center"/>
              <w:rPr>
                <w:rFonts w:cs="Times New Roman"/>
                <w:b w:val="0"/>
                <w:bCs w:val="0"/>
                <w:sz w:val="20"/>
                <w:szCs w:val="20"/>
              </w:rPr>
            </w:pPr>
            <w:r w:rsidRPr="0007002C">
              <w:rPr>
                <w:rFonts w:cs="Times New Roman"/>
                <w:b w:val="0"/>
                <w:bCs w:val="0"/>
                <w:sz w:val="20"/>
                <w:szCs w:val="20"/>
              </w:rPr>
              <w:lastRenderedPageBreak/>
              <w:t>GRLMT-s</w:t>
            </w:r>
          </w:p>
        </w:tc>
        <w:tc>
          <w:tcPr>
            <w:tcW w:w="1250" w:type="dxa"/>
            <w:vAlign w:val="center"/>
          </w:tcPr>
          <w:p w14:paraId="2A102526" w14:textId="77777777" w:rsidR="00F67062" w:rsidRPr="002007E7"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fr-FR"/>
              </w:rPr>
            </w:pPr>
            <w:r w:rsidRPr="002007E7">
              <w:rPr>
                <w:rFonts w:cs="Times New Roman"/>
                <w:sz w:val="20"/>
                <w:szCs w:val="20"/>
                <w:lang w:val="fr-FR"/>
              </w:rPr>
              <w:t>Grande Ronde River lower m</w:t>
            </w:r>
            <w:r>
              <w:rPr>
                <w:rFonts w:cs="Times New Roman"/>
                <w:sz w:val="20"/>
                <w:szCs w:val="20"/>
                <w:lang w:val="fr-FR"/>
              </w:rPr>
              <w:t>ainstem tributaries</w:t>
            </w:r>
          </w:p>
        </w:tc>
        <w:tc>
          <w:tcPr>
            <w:tcW w:w="898" w:type="dxa"/>
            <w:vAlign w:val="center"/>
          </w:tcPr>
          <w:p w14:paraId="486DE7AA" w14:textId="77777777" w:rsidR="00F67062" w:rsidRPr="002007E7"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fr-FR"/>
              </w:rPr>
            </w:pPr>
            <w:r>
              <w:rPr>
                <w:rFonts w:cs="Times New Roman"/>
                <w:sz w:val="20"/>
                <w:szCs w:val="20"/>
                <w:lang w:val="fr-FR"/>
              </w:rPr>
              <w:t>Extant</w:t>
            </w:r>
          </w:p>
        </w:tc>
        <w:tc>
          <w:tcPr>
            <w:tcW w:w="1194" w:type="dxa"/>
            <w:vAlign w:val="center"/>
          </w:tcPr>
          <w:p w14:paraId="3B5D3BD3" w14:textId="77777777" w:rsidR="00F67062" w:rsidRPr="002007E7"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fr-FR"/>
              </w:rPr>
            </w:pPr>
            <w:r>
              <w:rPr>
                <w:rFonts w:cs="Times New Roman"/>
                <w:sz w:val="20"/>
                <w:szCs w:val="20"/>
                <w:lang w:val="fr-FR"/>
              </w:rPr>
              <w:t>Low</w:t>
            </w:r>
          </w:p>
        </w:tc>
        <w:tc>
          <w:tcPr>
            <w:tcW w:w="6834" w:type="dxa"/>
            <w:vAlign w:val="center"/>
          </w:tcPr>
          <w:p w14:paraId="02CCEA0B" w14:textId="77777777" w:rsidR="00F67062" w:rsidRPr="00405CE8"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however, adult escapement in GRLMT-s is only monitored using IPTDS and other low-precision methods are less or not feasible. WEN, the only site within the population monitoring adult status and trends, is currently not funded under the IPTDS O&amp;M project, and so should be considered for funding under the project.</w:t>
            </w:r>
          </w:p>
        </w:tc>
        <w:tc>
          <w:tcPr>
            <w:tcW w:w="1980" w:type="dxa"/>
            <w:vAlign w:val="center"/>
          </w:tcPr>
          <w:p w14:paraId="0A3B5A0D" w14:textId="77777777" w:rsidR="00F67062" w:rsidRPr="002007E7"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fr-FR"/>
              </w:rPr>
            </w:pPr>
            <w:r>
              <w:rPr>
                <w:rFonts w:cs="Times New Roman"/>
                <w:sz w:val="20"/>
                <w:szCs w:val="20"/>
                <w:lang w:val="fr-FR"/>
              </w:rPr>
              <w:t xml:space="preserve">Consider funding </w:t>
            </w:r>
            <w:commentRangeStart w:id="139"/>
            <w:commentRangeStart w:id="140"/>
            <w:commentRangeStart w:id="141"/>
            <w:r>
              <w:rPr>
                <w:rFonts w:cs="Times New Roman"/>
                <w:sz w:val="20"/>
                <w:szCs w:val="20"/>
                <w:lang w:val="fr-FR"/>
              </w:rPr>
              <w:t>WEN</w:t>
            </w:r>
            <w:commentRangeEnd w:id="139"/>
            <w:r>
              <w:rPr>
                <w:rStyle w:val="CommentReference"/>
              </w:rPr>
              <w:commentReference w:id="139"/>
            </w:r>
            <w:commentRangeEnd w:id="140"/>
            <w:r>
              <w:rPr>
                <w:rStyle w:val="CommentReference"/>
              </w:rPr>
              <w:commentReference w:id="140"/>
            </w:r>
            <w:commentRangeEnd w:id="141"/>
            <w:r w:rsidR="00936409">
              <w:rPr>
                <w:rStyle w:val="CommentReference"/>
              </w:rPr>
              <w:commentReference w:id="141"/>
            </w:r>
            <w:r>
              <w:rPr>
                <w:rFonts w:cs="Times New Roman"/>
                <w:sz w:val="20"/>
                <w:szCs w:val="20"/>
                <w:lang w:val="fr-FR"/>
              </w:rPr>
              <w:t>.</w:t>
            </w:r>
          </w:p>
        </w:tc>
      </w:tr>
      <w:bookmarkEnd w:id="132"/>
    </w:tbl>
    <w:p w14:paraId="1E04EEF3" w14:textId="77777777" w:rsidR="00F67062" w:rsidRDefault="00F67062" w:rsidP="00F67062"/>
    <w:p w14:paraId="3E4FB56F" w14:textId="77777777" w:rsidR="00F67062" w:rsidRPr="00887F08" w:rsidRDefault="00F67062" w:rsidP="00F67062">
      <w:pPr>
        <w:pStyle w:val="Heading3"/>
      </w:pPr>
      <w:bookmarkStart w:id="142" w:name="_Toc164257254"/>
      <w:r>
        <w:t>Hells Canyon</w:t>
      </w:r>
      <w:r w:rsidRPr="00887F08">
        <w:t xml:space="preserve"> MPG</w:t>
      </w:r>
      <w:bookmarkEnd w:id="142"/>
    </w:p>
    <w:p w14:paraId="12F03AA8" w14:textId="77777777" w:rsidR="00F67062" w:rsidRPr="00F651EE" w:rsidRDefault="00F67062" w:rsidP="00F67062">
      <w:pPr>
        <w:jc w:val="both"/>
        <w:rPr>
          <w:rFonts w:cs="Times New Roman"/>
        </w:rPr>
      </w:pPr>
      <w:r w:rsidRPr="00F651EE">
        <w:rPr>
          <w:rFonts w:cs="Times New Roman"/>
        </w:rPr>
        <w:t>The lone population in the MPG (SNHCT-s) is</w:t>
      </w:r>
      <w:r>
        <w:rPr>
          <w:rFonts w:cs="Times New Roman"/>
        </w:rPr>
        <w:t xml:space="preserve"> listed as</w:t>
      </w:r>
      <w:r w:rsidRPr="00F651EE">
        <w:rPr>
          <w:rFonts w:cs="Times New Roman"/>
        </w:rPr>
        <w:t xml:space="preserve"> extirpated, and so no considerations for the MPG were made.</w:t>
      </w:r>
    </w:p>
    <w:p w14:paraId="2506FA3A" w14:textId="77777777" w:rsidR="00F67062" w:rsidRPr="007C4CE1" w:rsidRDefault="00F67062" w:rsidP="00F67062">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Pr>
          <w:b/>
          <w:bCs/>
          <w:noProof/>
        </w:rPr>
        <w:t>9</w:t>
      </w:r>
      <w:r w:rsidRPr="00887F08">
        <w:rPr>
          <w:b/>
          <w:bCs/>
        </w:rPr>
        <w:fldChar w:fldCharType="end"/>
      </w:r>
      <w:r w:rsidRPr="00887F08">
        <w:rPr>
          <w:b/>
          <w:bCs/>
        </w:rPr>
        <w:t>.</w:t>
      </w:r>
      <w:r>
        <w:t xml:space="preserve"> Populations within the Hells Canyon MPG, Snake River Basin Steelhead DPS including their status, current level of status and trends monitoring, and considerations and recommendations for each population for funding of IPTDS O&amp;M for adult abundance monitoring.</w:t>
      </w:r>
    </w:p>
    <w:tbl>
      <w:tblPr>
        <w:tblStyle w:val="GridTable4-Accent2"/>
        <w:tblW w:w="13315" w:type="dxa"/>
        <w:tblLook w:val="04A0" w:firstRow="1" w:lastRow="0" w:firstColumn="1" w:lastColumn="0" w:noHBand="0" w:noVBand="1"/>
      </w:tblPr>
      <w:tblGrid>
        <w:gridCol w:w="1153"/>
        <w:gridCol w:w="1240"/>
        <w:gridCol w:w="1050"/>
        <w:gridCol w:w="1194"/>
        <w:gridCol w:w="6704"/>
        <w:gridCol w:w="1974"/>
      </w:tblGrid>
      <w:tr w:rsidR="00F67062" w:rsidRPr="00D65084" w14:paraId="4EA6C326" w14:textId="77777777" w:rsidTr="00CB43A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17BA4995" w14:textId="77777777" w:rsidR="00F67062" w:rsidRPr="00887F08" w:rsidRDefault="00F67062" w:rsidP="00CB43A2">
            <w:pPr>
              <w:jc w:val="center"/>
              <w:rPr>
                <w:rFonts w:cs="Times New Roman"/>
                <w:color w:val="auto"/>
                <w:sz w:val="20"/>
                <w:szCs w:val="20"/>
              </w:rPr>
            </w:pPr>
            <w:r w:rsidRPr="00887F08">
              <w:rPr>
                <w:rFonts w:cs="Times New Roman"/>
                <w:color w:val="auto"/>
                <w:sz w:val="20"/>
                <w:szCs w:val="20"/>
              </w:rPr>
              <w:t>Pop ID</w:t>
            </w:r>
          </w:p>
        </w:tc>
        <w:tc>
          <w:tcPr>
            <w:tcW w:w="1250" w:type="dxa"/>
            <w:vAlign w:val="center"/>
          </w:tcPr>
          <w:p w14:paraId="60A589AE"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499FCD06"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12893FD7"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6834" w:type="dxa"/>
            <w:vAlign w:val="center"/>
          </w:tcPr>
          <w:p w14:paraId="3662DAB8"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096DA6DB"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F67062" w:rsidRPr="00D65084" w14:paraId="1BE4E7D1"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6E996D5B"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SNHCT-s</w:t>
            </w:r>
          </w:p>
        </w:tc>
        <w:tc>
          <w:tcPr>
            <w:tcW w:w="1250" w:type="dxa"/>
            <w:vAlign w:val="center"/>
          </w:tcPr>
          <w:p w14:paraId="0F05331F"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Hells Canyon</w:t>
            </w:r>
          </w:p>
        </w:tc>
        <w:tc>
          <w:tcPr>
            <w:tcW w:w="898" w:type="dxa"/>
            <w:vAlign w:val="center"/>
          </w:tcPr>
          <w:p w14:paraId="5586F7DD"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Extirpated</w:t>
            </w:r>
          </w:p>
        </w:tc>
        <w:tc>
          <w:tcPr>
            <w:tcW w:w="1194" w:type="dxa"/>
            <w:vAlign w:val="center"/>
          </w:tcPr>
          <w:p w14:paraId="35DFBDB1"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6834" w:type="dxa"/>
            <w:vAlign w:val="center"/>
          </w:tcPr>
          <w:p w14:paraId="637CF20F"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1980" w:type="dxa"/>
            <w:vAlign w:val="center"/>
          </w:tcPr>
          <w:p w14:paraId="4B5F2395"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r>
    </w:tbl>
    <w:p w14:paraId="379E0ADA" w14:textId="77777777" w:rsidR="00F67062" w:rsidRDefault="00F67062" w:rsidP="00F67062">
      <w:pPr>
        <w:spacing w:after="0"/>
      </w:pPr>
    </w:p>
    <w:p w14:paraId="74C1DCCC" w14:textId="77777777" w:rsidR="00F67062" w:rsidRDefault="00F67062">
      <w:pPr>
        <w:rPr>
          <w:rFonts w:eastAsiaTheme="majorEastAsia" w:cstheme="majorBidi"/>
          <w:sz w:val="24"/>
          <w:szCs w:val="24"/>
          <w:u w:val="single"/>
        </w:rPr>
      </w:pPr>
      <w:r>
        <w:br w:type="page"/>
      </w:r>
    </w:p>
    <w:p w14:paraId="0A435C27" w14:textId="5819E70E" w:rsidR="00F67062" w:rsidRPr="00887F08" w:rsidRDefault="00F67062" w:rsidP="00F67062">
      <w:pPr>
        <w:pStyle w:val="Heading3"/>
      </w:pPr>
      <w:bookmarkStart w:id="143" w:name="_Toc164257255"/>
      <w:r>
        <w:lastRenderedPageBreak/>
        <w:t>Lower Snake</w:t>
      </w:r>
      <w:r w:rsidRPr="00887F08">
        <w:t xml:space="preserve"> MPG</w:t>
      </w:r>
      <w:bookmarkEnd w:id="143"/>
    </w:p>
    <w:p w14:paraId="55E393B7" w14:textId="4E965E91" w:rsidR="00A65F76" w:rsidRDefault="00A65F76" w:rsidP="00F67062">
      <w:pPr>
        <w:jc w:val="both"/>
        <w:rPr>
          <w:rFonts w:cs="Times New Roman"/>
        </w:rPr>
      </w:pPr>
      <w:r>
        <w:rPr>
          <w:rFonts w:cs="Times New Roman"/>
        </w:rPr>
        <w:t>No IPTDS within the MPG are currently funded under the IPTDS O&amp;M project. Currently, the SNASO-s population is monitored with high-precision using an IPTDS-based estimate at ACM plus the operation of a weir in lower Alpowa Creek. Additionally, there are tentative plans to install an array in lower Alpowa Creek soon. We recommend funding an IPTDS in lower Asotin Creek (e.g., ACM) to ensure long-term, high-precision monitoring; funding of the proposed site in lower Alpowa Creek could also be considered if the weir were ever discontinued. No action is needed in SNTUC-s if existing population monitoring continues.</w:t>
      </w:r>
    </w:p>
    <w:p w14:paraId="5532FD30" w14:textId="77C4D9C7" w:rsidR="00F67062" w:rsidRPr="003B2775" w:rsidRDefault="00F67062" w:rsidP="00F67062">
      <w:pPr>
        <w:jc w:val="both"/>
        <w:rPr>
          <w:rFonts w:cs="Times New Roman"/>
        </w:rPr>
      </w:pPr>
      <w:r>
        <w:rPr>
          <w:rFonts w:cs="Times New Roman"/>
        </w:rPr>
        <w:t xml:space="preserve">No IPTDS within the MPG are currently funded under the IPTDS O&amp;M project. </w:t>
      </w:r>
      <w:r w:rsidR="00233BBC">
        <w:rPr>
          <w:rFonts w:cs="Times New Roman"/>
        </w:rPr>
        <w:t>Currently, the SNASO-s population is monitored with high-precision using IPTDS-based estimates at the ACM site within Asotin Creek plus a weir operated in lower Alpowa Creek. Additionally, there are tentative plans to install an array in lower Alpowa Creek within the next couple of years. We recommend funding an IPTDS in lower Asotin Creek (e.g., ACM) and consider funding the site in lower Alpowa Creek if operation of the weir is discontinued in the future. No action is needed in SNTUC-s if existing monitoring in the population continues.</w:t>
      </w:r>
    </w:p>
    <w:p w14:paraId="2027FD0C" w14:textId="77777777" w:rsidR="00F67062" w:rsidRPr="007C4CE1" w:rsidRDefault="00F67062" w:rsidP="00F67062">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Pr>
          <w:b/>
          <w:bCs/>
          <w:noProof/>
        </w:rPr>
        <w:t>10</w:t>
      </w:r>
      <w:r w:rsidRPr="00887F08">
        <w:rPr>
          <w:b/>
          <w:bCs/>
        </w:rPr>
        <w:fldChar w:fldCharType="end"/>
      </w:r>
      <w:r w:rsidRPr="00887F08">
        <w:rPr>
          <w:b/>
          <w:bCs/>
        </w:rPr>
        <w:t>.</w:t>
      </w:r>
      <w:r>
        <w:t xml:space="preserve"> Populations within the Lower Snake MPG, Snake River Basin Steelhead DPS including their status, current level of status and trends monitoring, and considerations and recommendations for each population for funding of IPTDS O&amp;M for adult abundance monitoring.</w:t>
      </w:r>
    </w:p>
    <w:tbl>
      <w:tblPr>
        <w:tblStyle w:val="GridTable4-Accent2"/>
        <w:tblW w:w="13315" w:type="dxa"/>
        <w:tblLook w:val="04A0" w:firstRow="1" w:lastRow="0" w:firstColumn="1" w:lastColumn="0" w:noHBand="0" w:noVBand="1"/>
      </w:tblPr>
      <w:tblGrid>
        <w:gridCol w:w="1159"/>
        <w:gridCol w:w="1250"/>
        <w:gridCol w:w="898"/>
        <w:gridCol w:w="1194"/>
        <w:gridCol w:w="6834"/>
        <w:gridCol w:w="1980"/>
      </w:tblGrid>
      <w:tr w:rsidR="00F67062" w:rsidRPr="00D65084" w14:paraId="2243283C" w14:textId="77777777" w:rsidTr="00CB43A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39236A56" w14:textId="77777777" w:rsidR="00F67062" w:rsidRPr="00887F08" w:rsidRDefault="00F67062" w:rsidP="00CB43A2">
            <w:pPr>
              <w:jc w:val="center"/>
              <w:rPr>
                <w:rFonts w:cs="Times New Roman"/>
                <w:color w:val="auto"/>
                <w:sz w:val="20"/>
                <w:szCs w:val="20"/>
              </w:rPr>
            </w:pPr>
            <w:r w:rsidRPr="00887F08">
              <w:rPr>
                <w:rFonts w:cs="Times New Roman"/>
                <w:color w:val="auto"/>
                <w:sz w:val="20"/>
                <w:szCs w:val="20"/>
              </w:rPr>
              <w:t>Pop ID</w:t>
            </w:r>
          </w:p>
        </w:tc>
        <w:tc>
          <w:tcPr>
            <w:tcW w:w="1250" w:type="dxa"/>
            <w:vAlign w:val="center"/>
          </w:tcPr>
          <w:p w14:paraId="1EB328D4"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5A3220B6"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501DBBD6"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6834" w:type="dxa"/>
            <w:vAlign w:val="center"/>
          </w:tcPr>
          <w:p w14:paraId="1FBBD2CA"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03926541"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F67062" w:rsidRPr="00D65084" w14:paraId="45B4F434"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056B536D"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SNASO-s</w:t>
            </w:r>
          </w:p>
        </w:tc>
        <w:tc>
          <w:tcPr>
            <w:tcW w:w="1250" w:type="dxa"/>
            <w:vAlign w:val="center"/>
          </w:tcPr>
          <w:p w14:paraId="016C36F9"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Asotin Creek</w:t>
            </w:r>
          </w:p>
        </w:tc>
        <w:tc>
          <w:tcPr>
            <w:tcW w:w="898" w:type="dxa"/>
            <w:vAlign w:val="center"/>
          </w:tcPr>
          <w:p w14:paraId="2F858EAD"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31BF60B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6834" w:type="dxa"/>
            <w:vAlign w:val="center"/>
          </w:tcPr>
          <w:p w14:paraId="15EEE221" w14:textId="208D5D06" w:rsidR="00F67062" w:rsidRPr="00D65084" w:rsidRDefault="00233BBC"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SNASO-s is currently monitored with high precision</w:t>
            </w:r>
            <w:r w:rsidR="001559DA">
              <w:rPr>
                <w:rFonts w:cs="Times New Roman"/>
                <w:sz w:val="20"/>
                <w:szCs w:val="20"/>
              </w:rPr>
              <w:t xml:space="preserve"> using IPTDS-based estimates at ACM plus the operation of a weir in lower Alpowa Creek. Consider funding ACM to ensure long-term, high-precision monitoring. </w:t>
            </w:r>
            <w:r w:rsidR="005536DE">
              <w:rPr>
                <w:rFonts w:cs="Times New Roman"/>
                <w:sz w:val="20"/>
                <w:szCs w:val="20"/>
              </w:rPr>
              <w:t>F</w:t>
            </w:r>
            <w:r w:rsidR="001559DA">
              <w:rPr>
                <w:rFonts w:cs="Times New Roman"/>
                <w:sz w:val="20"/>
                <w:szCs w:val="20"/>
              </w:rPr>
              <w:t>unding</w:t>
            </w:r>
            <w:r w:rsidR="005536DE">
              <w:rPr>
                <w:rFonts w:cs="Times New Roman"/>
                <w:sz w:val="20"/>
                <w:szCs w:val="20"/>
              </w:rPr>
              <w:t xml:space="preserve"> of</w:t>
            </w:r>
            <w:r w:rsidR="001559DA">
              <w:rPr>
                <w:rFonts w:cs="Times New Roman"/>
                <w:sz w:val="20"/>
                <w:szCs w:val="20"/>
              </w:rPr>
              <w:t xml:space="preserve"> a site in lower Alpowa Creek</w:t>
            </w:r>
            <w:r w:rsidR="005536DE">
              <w:rPr>
                <w:rFonts w:cs="Times New Roman"/>
                <w:sz w:val="20"/>
                <w:szCs w:val="20"/>
              </w:rPr>
              <w:t xml:space="preserve"> could be considered if the weir were discontinued.</w:t>
            </w:r>
            <w:r w:rsidR="001559DA">
              <w:rPr>
                <w:rFonts w:cs="Times New Roman"/>
                <w:sz w:val="20"/>
                <w:szCs w:val="20"/>
              </w:rPr>
              <w:t xml:space="preserve"> </w:t>
            </w:r>
          </w:p>
        </w:tc>
        <w:tc>
          <w:tcPr>
            <w:tcW w:w="1980" w:type="dxa"/>
            <w:vAlign w:val="center"/>
          </w:tcPr>
          <w:p w14:paraId="0865D54F" w14:textId="10FCC1EE"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Consider funding ACM</w:t>
            </w:r>
            <w:r w:rsidR="001559DA">
              <w:rPr>
                <w:rFonts w:cs="Times New Roman"/>
                <w:sz w:val="20"/>
                <w:szCs w:val="20"/>
              </w:rPr>
              <w:t>.</w:t>
            </w:r>
          </w:p>
        </w:tc>
      </w:tr>
      <w:tr w:rsidR="00F67062" w:rsidRPr="004C7636" w14:paraId="6AEE61C8"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4A094F6F"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SNTUC-s</w:t>
            </w:r>
          </w:p>
        </w:tc>
        <w:tc>
          <w:tcPr>
            <w:tcW w:w="1250" w:type="dxa"/>
            <w:vAlign w:val="center"/>
          </w:tcPr>
          <w:p w14:paraId="62394411"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Tucannon River</w:t>
            </w:r>
          </w:p>
        </w:tc>
        <w:tc>
          <w:tcPr>
            <w:tcW w:w="898" w:type="dxa"/>
            <w:vAlign w:val="center"/>
          </w:tcPr>
          <w:p w14:paraId="49F52BD9"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5D9FFE58"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Low</w:t>
            </w:r>
          </w:p>
        </w:tc>
        <w:tc>
          <w:tcPr>
            <w:tcW w:w="6834" w:type="dxa"/>
            <w:vAlign w:val="center"/>
          </w:tcPr>
          <w:p w14:paraId="5DED5FFE" w14:textId="01B0951F" w:rsidR="00F67062" w:rsidRPr="004C7636" w:rsidRDefault="001559DA"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SNASO-s is monitored with high-precision and so only low-precision monitoring is necessary.</w:t>
            </w:r>
            <w:r w:rsidR="00F67062">
              <w:rPr>
                <w:rFonts w:cs="Times New Roman"/>
                <w:sz w:val="20"/>
                <w:szCs w:val="20"/>
              </w:rPr>
              <w:t xml:space="preserve"> No action is needed</w:t>
            </w:r>
            <w:r w:rsidR="00A65F76">
              <w:rPr>
                <w:rFonts w:cs="Times New Roman"/>
                <w:sz w:val="20"/>
                <w:szCs w:val="20"/>
              </w:rPr>
              <w:t xml:space="preserve"> if existing</w:t>
            </w:r>
            <w:r w:rsidR="00F67062">
              <w:rPr>
                <w:rFonts w:cs="Times New Roman"/>
                <w:sz w:val="20"/>
                <w:szCs w:val="20"/>
              </w:rPr>
              <w:t xml:space="preserve"> monitoring continues.</w:t>
            </w:r>
          </w:p>
        </w:tc>
        <w:tc>
          <w:tcPr>
            <w:tcW w:w="1980" w:type="dxa"/>
            <w:vAlign w:val="center"/>
          </w:tcPr>
          <w:p w14:paraId="76886DEF" w14:textId="20818FF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 action needed</w:t>
            </w:r>
            <w:r w:rsidR="005536DE">
              <w:rPr>
                <w:rFonts w:cs="Times New Roman"/>
                <w:sz w:val="20"/>
                <w:szCs w:val="20"/>
              </w:rPr>
              <w:t xml:space="preserve"> if existing </w:t>
            </w:r>
            <w:r>
              <w:rPr>
                <w:rFonts w:cs="Times New Roman"/>
                <w:sz w:val="20"/>
                <w:szCs w:val="20"/>
              </w:rPr>
              <w:t>monitoring continues.</w:t>
            </w:r>
          </w:p>
        </w:tc>
      </w:tr>
    </w:tbl>
    <w:p w14:paraId="562A2E84" w14:textId="77777777" w:rsidR="00F67062" w:rsidRDefault="00F67062" w:rsidP="00F67062">
      <w:pPr>
        <w:jc w:val="both"/>
        <w:rPr>
          <w:rFonts w:cs="Times New Roman"/>
          <w:b/>
          <w:bCs/>
          <w:i/>
          <w:iCs/>
          <w:sz w:val="24"/>
          <w:szCs w:val="24"/>
        </w:rPr>
      </w:pPr>
    </w:p>
    <w:p w14:paraId="2B475758" w14:textId="77777777" w:rsidR="00F67062" w:rsidRDefault="00F67062" w:rsidP="00F67062">
      <w:pPr>
        <w:rPr>
          <w:rFonts w:cs="Times New Roman"/>
          <w:b/>
          <w:bCs/>
          <w:i/>
          <w:iCs/>
          <w:sz w:val="24"/>
          <w:szCs w:val="24"/>
        </w:rPr>
      </w:pPr>
      <w:r>
        <w:rPr>
          <w:rFonts w:cs="Times New Roman"/>
          <w:b/>
          <w:bCs/>
          <w:i/>
          <w:iCs/>
          <w:sz w:val="24"/>
          <w:szCs w:val="24"/>
        </w:rPr>
        <w:br w:type="page"/>
      </w:r>
    </w:p>
    <w:p w14:paraId="6AEE9931" w14:textId="77777777" w:rsidR="00F67062" w:rsidRDefault="00F67062" w:rsidP="00F67062">
      <w:pPr>
        <w:pStyle w:val="Heading2"/>
      </w:pPr>
      <w:bookmarkStart w:id="144" w:name="_Toc164257256"/>
      <w:r>
        <w:lastRenderedPageBreak/>
        <w:t>Snake River Spring/Summer-run Chinook Salmon ESU</w:t>
      </w:r>
      <w:bookmarkEnd w:id="144"/>
    </w:p>
    <w:p w14:paraId="5E77DEEA" w14:textId="77777777" w:rsidR="00F67062" w:rsidRPr="00887F08" w:rsidRDefault="00F67062" w:rsidP="00F67062">
      <w:pPr>
        <w:pStyle w:val="Heading3"/>
      </w:pPr>
      <w:bookmarkStart w:id="145" w:name="_Toc164257257"/>
      <w:r>
        <w:t>Upper Salmon River MPG</w:t>
      </w:r>
      <w:bookmarkEnd w:id="145"/>
    </w:p>
    <w:p w14:paraId="37AFA96D" w14:textId="77777777" w:rsidR="00F67062" w:rsidRDefault="00F67062" w:rsidP="00F67062">
      <w:pPr>
        <w:jc w:val="both"/>
        <w:rPr>
          <w:rFonts w:cs="Times New Roman"/>
        </w:rPr>
      </w:pPr>
      <w:r w:rsidRPr="00952C7A">
        <w:rPr>
          <w:rFonts w:cs="Times New Roman"/>
        </w:rPr>
        <w:t xml:space="preserve">Funding </w:t>
      </w:r>
      <w:r>
        <w:rPr>
          <w:rFonts w:cs="Times New Roman"/>
        </w:rPr>
        <w:t>for O&amp;M is currently provided for 11 IPTDS sites within the Upper Salmon River MPG (VC2, USI, USE, LLR, LRW, HYC, BHC, LLS, BTL, CAC, NFS). We recommend the continued funding for six of these sites: VC2, USE, LLR, LRW, HYC, and NFS. Five sites could be removed, decommissioned, or funded by other projects as their data are not integral for population status and trends monitoring: USI, BHC, LLS, BTL, and CAC. Two additional sites are proposed under the IPTDS O&amp;M project to provide monitoring for the SRUMA-s, SREFS-s, and SRPAH-s steelhead populations, which would also improve monitoring for the SRLMA and SREFS Chinook salmon populations and the Upper Salmon MPG. YFK and PCA are recommended to be considered for funding under the project to improve steelhead monitoring; these sites would additionally improve monitoring for the SRYFS and SRPAN Chinook salmon populations, respectively. In total, 10 sites in the Upper Salmon MPG are recommended for funding under the project.</w:t>
      </w:r>
    </w:p>
    <w:p w14:paraId="69037C15" w14:textId="77777777" w:rsidR="00F67062" w:rsidRPr="007C4CE1" w:rsidRDefault="00F67062" w:rsidP="00F67062">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Pr>
          <w:b/>
          <w:bCs/>
          <w:noProof/>
        </w:rPr>
        <w:t>11</w:t>
      </w:r>
      <w:r w:rsidRPr="00887F08">
        <w:rPr>
          <w:b/>
          <w:bCs/>
        </w:rPr>
        <w:fldChar w:fldCharType="end"/>
      </w:r>
      <w:r w:rsidRPr="00887F08">
        <w:rPr>
          <w:b/>
          <w:bCs/>
        </w:rPr>
        <w:t>.</w:t>
      </w:r>
      <w:r>
        <w:t xml:space="preserve"> Populations within the Upper Salmon MPG, Snake River Spring/Summer-run Chinook Salmon ESU including their status, current level of status and trends monitoring, and considerations and recommendations for each population for funding of IPTDS O&amp;M for adult abundance monitoring.</w:t>
      </w:r>
    </w:p>
    <w:tbl>
      <w:tblPr>
        <w:tblStyle w:val="GridTable4-Accent6"/>
        <w:tblW w:w="13315" w:type="dxa"/>
        <w:tblLook w:val="04A0" w:firstRow="1" w:lastRow="0" w:firstColumn="1" w:lastColumn="0" w:noHBand="0" w:noVBand="1"/>
      </w:tblPr>
      <w:tblGrid>
        <w:gridCol w:w="1148"/>
        <w:gridCol w:w="1243"/>
        <w:gridCol w:w="1005"/>
        <w:gridCol w:w="1050"/>
        <w:gridCol w:w="1194"/>
        <w:gridCol w:w="5709"/>
        <w:gridCol w:w="1966"/>
      </w:tblGrid>
      <w:tr w:rsidR="00F67062" w:rsidRPr="00D65084" w14:paraId="3B89E2A5" w14:textId="77777777" w:rsidTr="00CB43A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48" w:type="dxa"/>
            <w:vAlign w:val="center"/>
          </w:tcPr>
          <w:p w14:paraId="45BC2864" w14:textId="77777777" w:rsidR="00F67062" w:rsidRPr="00887F08" w:rsidRDefault="00F67062" w:rsidP="00CB43A2">
            <w:pPr>
              <w:jc w:val="center"/>
              <w:rPr>
                <w:rFonts w:cs="Times New Roman"/>
                <w:color w:val="auto"/>
                <w:sz w:val="20"/>
                <w:szCs w:val="20"/>
              </w:rPr>
            </w:pPr>
            <w:r w:rsidRPr="00887F08">
              <w:rPr>
                <w:rFonts w:cs="Times New Roman"/>
                <w:color w:val="auto"/>
                <w:sz w:val="20"/>
                <w:szCs w:val="20"/>
              </w:rPr>
              <w:t>Pop ID</w:t>
            </w:r>
          </w:p>
        </w:tc>
        <w:tc>
          <w:tcPr>
            <w:tcW w:w="1243" w:type="dxa"/>
            <w:vAlign w:val="center"/>
          </w:tcPr>
          <w:p w14:paraId="5E665A58"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1005" w:type="dxa"/>
            <w:vAlign w:val="center"/>
          </w:tcPr>
          <w:p w14:paraId="17A4CFE4"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522335">
              <w:rPr>
                <w:rFonts w:cs="Times New Roman"/>
                <w:color w:val="auto"/>
                <w:sz w:val="20"/>
                <w:szCs w:val="20"/>
              </w:rPr>
              <w:t>Run</w:t>
            </w:r>
          </w:p>
        </w:tc>
        <w:tc>
          <w:tcPr>
            <w:tcW w:w="1050" w:type="dxa"/>
            <w:vAlign w:val="center"/>
          </w:tcPr>
          <w:p w14:paraId="28C82337"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20FBB01A"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5709" w:type="dxa"/>
            <w:vAlign w:val="center"/>
          </w:tcPr>
          <w:p w14:paraId="729F94FB"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66" w:type="dxa"/>
            <w:vAlign w:val="center"/>
          </w:tcPr>
          <w:p w14:paraId="6F236295"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F67062" w:rsidRPr="00D65084" w14:paraId="59E20458"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8" w:type="dxa"/>
            <w:vAlign w:val="center"/>
          </w:tcPr>
          <w:p w14:paraId="33C898CD"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SRUMA</w:t>
            </w:r>
          </w:p>
        </w:tc>
        <w:tc>
          <w:tcPr>
            <w:tcW w:w="1243" w:type="dxa"/>
            <w:vAlign w:val="center"/>
          </w:tcPr>
          <w:p w14:paraId="319AC78A"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Salmon River upper mainstem above Redfish Lake</w:t>
            </w:r>
          </w:p>
        </w:tc>
        <w:tc>
          <w:tcPr>
            <w:tcW w:w="1005" w:type="dxa"/>
            <w:vAlign w:val="center"/>
          </w:tcPr>
          <w:p w14:paraId="19E5D586"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050" w:type="dxa"/>
            <w:vAlign w:val="center"/>
          </w:tcPr>
          <w:p w14:paraId="213D27B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422A17A9"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5709" w:type="dxa"/>
            <w:vAlign w:val="center"/>
          </w:tcPr>
          <w:p w14:paraId="63DA895B" w14:textId="150EA6D3"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302709">
              <w:rPr>
                <w:rFonts w:cs="Times New Roman"/>
                <w:sz w:val="20"/>
                <w:szCs w:val="20"/>
              </w:rPr>
              <w:t>Other populations within the M</w:t>
            </w:r>
            <w:r>
              <w:rPr>
                <w:rFonts w:cs="Times New Roman"/>
                <w:sz w:val="20"/>
                <w:szCs w:val="20"/>
              </w:rPr>
              <w:t>PG are monitored with high precision, and so only low-precision monitoring is required. The SRUMA population is monitored using the Sawtooth Hatchery weir</w:t>
            </w:r>
            <w:r w:rsidR="008A7580">
              <w:rPr>
                <w:rFonts w:cs="Times New Roman"/>
                <w:sz w:val="20"/>
                <w:szCs w:val="20"/>
              </w:rPr>
              <w:t>, spawning ground surveys,</w:t>
            </w:r>
            <w:r>
              <w:rPr>
                <w:rFonts w:cs="Times New Roman"/>
                <w:sz w:val="20"/>
                <w:szCs w:val="20"/>
              </w:rPr>
              <w:t xml:space="preserve"> </w:t>
            </w:r>
            <w:commentRangeStart w:id="146"/>
            <w:r w:rsidR="00B55585">
              <w:rPr>
                <w:rFonts w:cs="Times New Roman"/>
                <w:sz w:val="20"/>
                <w:szCs w:val="20"/>
              </w:rPr>
              <w:t>and redd counts</w:t>
            </w:r>
            <w:commentRangeEnd w:id="146"/>
            <w:r w:rsidR="00B55585">
              <w:rPr>
                <w:rStyle w:val="CommentReference"/>
              </w:rPr>
              <w:commentReference w:id="146"/>
            </w:r>
            <w:r>
              <w:rPr>
                <w:rStyle w:val="FootnoteReference"/>
                <w:rFonts w:cs="Times New Roman"/>
                <w:sz w:val="20"/>
                <w:szCs w:val="20"/>
              </w:rPr>
              <w:footnoteReference w:id="5"/>
            </w:r>
            <w:r>
              <w:rPr>
                <w:rFonts w:cs="Times New Roman"/>
                <w:sz w:val="20"/>
                <w:szCs w:val="20"/>
              </w:rPr>
              <w:t xml:space="preserve"> (boat, ground, UAS); no additional monitoring necessary. Current IPTD</w:t>
            </w:r>
            <w:r w:rsidR="008A7580">
              <w:rPr>
                <w:rFonts w:cs="Times New Roman"/>
                <w:sz w:val="20"/>
                <w:szCs w:val="20"/>
              </w:rPr>
              <w:t>S</w:t>
            </w:r>
            <w:r>
              <w:rPr>
                <w:rFonts w:cs="Times New Roman"/>
                <w:sz w:val="20"/>
                <w:szCs w:val="20"/>
              </w:rPr>
              <w:t>-based abundance estimates in SRUMA use detections at RFL and STL.</w:t>
            </w:r>
          </w:p>
        </w:tc>
        <w:tc>
          <w:tcPr>
            <w:tcW w:w="1966" w:type="dxa"/>
            <w:vAlign w:val="center"/>
          </w:tcPr>
          <w:p w14:paraId="51D45587"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 action needed.</w:t>
            </w:r>
          </w:p>
        </w:tc>
      </w:tr>
      <w:tr w:rsidR="00F67062" w:rsidRPr="004C7636" w14:paraId="5438568A" w14:textId="77777777" w:rsidTr="00CB43A2">
        <w:tc>
          <w:tcPr>
            <w:cnfStyle w:val="001000000000" w:firstRow="0" w:lastRow="0" w:firstColumn="1" w:lastColumn="0" w:oddVBand="0" w:evenVBand="0" w:oddHBand="0" w:evenHBand="0" w:firstRowFirstColumn="0" w:firstRowLastColumn="0" w:lastRowFirstColumn="0" w:lastRowLastColumn="0"/>
            <w:tcW w:w="1148" w:type="dxa"/>
            <w:vAlign w:val="center"/>
          </w:tcPr>
          <w:p w14:paraId="4ECD77D0"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SRVAL</w:t>
            </w:r>
          </w:p>
        </w:tc>
        <w:tc>
          <w:tcPr>
            <w:tcW w:w="1243" w:type="dxa"/>
            <w:vAlign w:val="center"/>
          </w:tcPr>
          <w:p w14:paraId="3B7A4A38"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Valley Creek</w:t>
            </w:r>
          </w:p>
        </w:tc>
        <w:tc>
          <w:tcPr>
            <w:tcW w:w="1005" w:type="dxa"/>
            <w:vAlign w:val="center"/>
          </w:tcPr>
          <w:p w14:paraId="5D7E1026"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1050" w:type="dxa"/>
            <w:vAlign w:val="center"/>
          </w:tcPr>
          <w:p w14:paraId="483E586C"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AD3002D"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709" w:type="dxa"/>
            <w:vAlign w:val="center"/>
          </w:tcPr>
          <w:p w14:paraId="2BBA8921" w14:textId="7777777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02709">
              <w:rPr>
                <w:rFonts w:cs="Times New Roman"/>
                <w:sz w:val="20"/>
                <w:szCs w:val="20"/>
              </w:rPr>
              <w:t>Other populations within the M</w:t>
            </w:r>
            <w:r>
              <w:rPr>
                <w:rFonts w:cs="Times New Roman"/>
                <w:sz w:val="20"/>
                <w:szCs w:val="20"/>
              </w:rPr>
              <w:t>PG are monitored with high precision, and so only low-precision monitoring is required. The SRVAL population is monitored using redd counts (ground). VC2 is the only site within the SRVAL-s steelhead population and is recommended for continued funding.</w:t>
            </w:r>
          </w:p>
        </w:tc>
        <w:tc>
          <w:tcPr>
            <w:tcW w:w="1966" w:type="dxa"/>
            <w:vAlign w:val="center"/>
          </w:tcPr>
          <w:p w14:paraId="2E2B751B" w14:textId="7777777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VC2.</w:t>
            </w:r>
          </w:p>
        </w:tc>
      </w:tr>
      <w:tr w:rsidR="00F67062" w:rsidRPr="00D65084" w14:paraId="4FD0645D"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8" w:type="dxa"/>
            <w:vAlign w:val="center"/>
          </w:tcPr>
          <w:p w14:paraId="105CBBC9"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SRLMA</w:t>
            </w:r>
          </w:p>
        </w:tc>
        <w:tc>
          <w:tcPr>
            <w:tcW w:w="1243" w:type="dxa"/>
            <w:vAlign w:val="center"/>
          </w:tcPr>
          <w:p w14:paraId="509CC4B7"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Salmon River lower mainstem below Redfish Lake</w:t>
            </w:r>
          </w:p>
        </w:tc>
        <w:tc>
          <w:tcPr>
            <w:tcW w:w="1005" w:type="dxa"/>
            <w:vAlign w:val="center"/>
          </w:tcPr>
          <w:p w14:paraId="29339140"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 / Summer</w:t>
            </w:r>
          </w:p>
        </w:tc>
        <w:tc>
          <w:tcPr>
            <w:tcW w:w="1050" w:type="dxa"/>
            <w:vAlign w:val="center"/>
          </w:tcPr>
          <w:p w14:paraId="3A5805E3"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5DE6B3C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5709" w:type="dxa"/>
            <w:vAlign w:val="center"/>
          </w:tcPr>
          <w:p w14:paraId="768C8D3F"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The SRLMA population is monitored using redd counts (UAS). In addition, USE and USI, which are O&amp;M funded, currently provide monitoring for the population. Estimates of abundance at USE are partially reliant on observations at USI and upstream to estimate a detection probability at USE. Further, some sites don’t exist </w:t>
            </w:r>
            <w:r>
              <w:rPr>
                <w:rFonts w:cs="Times New Roman"/>
                <w:sz w:val="20"/>
                <w:szCs w:val="20"/>
              </w:rPr>
              <w:lastRenderedPageBreak/>
              <w:t>upstream to appropriately parse abundance estimates to e.g., SREFS from SRLMA. Because other populations are monitored with high precision, USI could be considered for removal from the project, especially if other upstream sites provide adequate detections to estimate a detection probability at USE (see steelhead recommendations).</w:t>
            </w:r>
          </w:p>
        </w:tc>
        <w:tc>
          <w:tcPr>
            <w:tcW w:w="1966" w:type="dxa"/>
            <w:vAlign w:val="center"/>
          </w:tcPr>
          <w:p w14:paraId="0913988F"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lastRenderedPageBreak/>
              <w:t>Consider removing USI from IPTDS O&amp;M project.</w:t>
            </w:r>
          </w:p>
        </w:tc>
      </w:tr>
      <w:tr w:rsidR="00F67062" w:rsidRPr="00D65084" w14:paraId="1C202DA5" w14:textId="77777777" w:rsidTr="00CB43A2">
        <w:tc>
          <w:tcPr>
            <w:cnfStyle w:val="001000000000" w:firstRow="0" w:lastRow="0" w:firstColumn="1" w:lastColumn="0" w:oddVBand="0" w:evenVBand="0" w:oddHBand="0" w:evenHBand="0" w:firstRowFirstColumn="0" w:firstRowLastColumn="0" w:lastRowFirstColumn="0" w:lastRowLastColumn="0"/>
            <w:tcW w:w="1148" w:type="dxa"/>
            <w:vAlign w:val="center"/>
          </w:tcPr>
          <w:p w14:paraId="08A72964"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SRYFS</w:t>
            </w:r>
          </w:p>
        </w:tc>
        <w:tc>
          <w:tcPr>
            <w:tcW w:w="1243" w:type="dxa"/>
            <w:vAlign w:val="center"/>
          </w:tcPr>
          <w:p w14:paraId="0FEBA07F"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Yankee Fork Salmon River</w:t>
            </w:r>
          </w:p>
        </w:tc>
        <w:tc>
          <w:tcPr>
            <w:tcW w:w="1005" w:type="dxa"/>
            <w:vAlign w:val="center"/>
          </w:tcPr>
          <w:p w14:paraId="5D78E055"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050" w:type="dxa"/>
            <w:vAlign w:val="center"/>
          </w:tcPr>
          <w:p w14:paraId="0142FF90"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0252F342"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709" w:type="dxa"/>
            <w:vAlign w:val="center"/>
          </w:tcPr>
          <w:p w14:paraId="434AEA71"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 The SRYFS population is currently monitored using a weir, the YFK site, and redd counts (ground, UAS); no additional methods needed.</w:t>
            </w:r>
          </w:p>
        </w:tc>
        <w:tc>
          <w:tcPr>
            <w:tcW w:w="1966" w:type="dxa"/>
            <w:vAlign w:val="center"/>
          </w:tcPr>
          <w:p w14:paraId="2C10D09F"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 action needed. Consider funding YFK under IPTDS O&amp;M project.</w:t>
            </w:r>
          </w:p>
        </w:tc>
      </w:tr>
      <w:tr w:rsidR="00F67062" w:rsidRPr="00D65084" w14:paraId="00B7EA7E"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8" w:type="dxa"/>
            <w:vAlign w:val="center"/>
          </w:tcPr>
          <w:p w14:paraId="1983CA2B"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SREFS</w:t>
            </w:r>
          </w:p>
        </w:tc>
        <w:tc>
          <w:tcPr>
            <w:tcW w:w="1243" w:type="dxa"/>
            <w:vAlign w:val="center"/>
          </w:tcPr>
          <w:p w14:paraId="6FEF8213"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East Fork Salmon River</w:t>
            </w:r>
          </w:p>
        </w:tc>
        <w:tc>
          <w:tcPr>
            <w:tcW w:w="1005" w:type="dxa"/>
            <w:vAlign w:val="center"/>
          </w:tcPr>
          <w:p w14:paraId="525E046B"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 / Summer</w:t>
            </w:r>
          </w:p>
        </w:tc>
        <w:tc>
          <w:tcPr>
            <w:tcW w:w="1050" w:type="dxa"/>
            <w:vAlign w:val="center"/>
          </w:tcPr>
          <w:p w14:paraId="7BDC5DE6"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500B4960"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5709" w:type="dxa"/>
            <w:vAlign w:val="center"/>
          </w:tcPr>
          <w:p w14:paraId="5C0AB56D"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 The SREFS population is currently monitored using redd counts (ground, UAS). Two sites are being proposed to provide steelhead monitoring and would improve monitoring for the SREFS population and Upper Salmon River spring/summer Chinook salmon MPG.</w:t>
            </w:r>
          </w:p>
        </w:tc>
        <w:tc>
          <w:tcPr>
            <w:tcW w:w="1966" w:type="dxa"/>
            <w:vAlign w:val="center"/>
          </w:tcPr>
          <w:p w14:paraId="21DEF05D"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See recommendations for SRUMA-s, SREFS-s, and SRPAH-s steelhead populations.</w:t>
            </w:r>
          </w:p>
        </w:tc>
      </w:tr>
      <w:tr w:rsidR="00F67062" w:rsidRPr="00D65084" w14:paraId="36AA9500" w14:textId="77777777" w:rsidTr="00CB43A2">
        <w:tc>
          <w:tcPr>
            <w:cnfStyle w:val="001000000000" w:firstRow="0" w:lastRow="0" w:firstColumn="1" w:lastColumn="0" w:oddVBand="0" w:evenVBand="0" w:oddHBand="0" w:evenHBand="0" w:firstRowFirstColumn="0" w:firstRowLastColumn="0" w:lastRowFirstColumn="0" w:lastRowLastColumn="0"/>
            <w:tcW w:w="1148" w:type="dxa"/>
            <w:vAlign w:val="center"/>
          </w:tcPr>
          <w:p w14:paraId="2AAB9AEC"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SRPAH</w:t>
            </w:r>
          </w:p>
        </w:tc>
        <w:tc>
          <w:tcPr>
            <w:tcW w:w="1243" w:type="dxa"/>
            <w:vAlign w:val="center"/>
          </w:tcPr>
          <w:p w14:paraId="14631D97"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Pahsimeroi River</w:t>
            </w:r>
          </w:p>
        </w:tc>
        <w:tc>
          <w:tcPr>
            <w:tcW w:w="1005" w:type="dxa"/>
            <w:vAlign w:val="center"/>
          </w:tcPr>
          <w:p w14:paraId="3972DE45"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Summer</w:t>
            </w:r>
          </w:p>
        </w:tc>
        <w:tc>
          <w:tcPr>
            <w:tcW w:w="1050" w:type="dxa"/>
            <w:vAlign w:val="center"/>
          </w:tcPr>
          <w:p w14:paraId="06C5C5F0"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6C474148"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709" w:type="dxa"/>
            <w:vAlign w:val="center"/>
          </w:tcPr>
          <w:p w14:paraId="04A050BC"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The SRPAH population is the only summer-run population in the MPG and so high-precision monitoring is required. The Pahsimeroi Hatchery weir currently provides high-precision monitoring for the population, and the population is also monitoring with redd counts (ground, UAS). No IPTDS necessary, so long as the Pahsimeroi Hatchery weir continues to operate.</w:t>
            </w:r>
          </w:p>
        </w:tc>
        <w:tc>
          <w:tcPr>
            <w:tcW w:w="1966" w:type="dxa"/>
            <w:vAlign w:val="center"/>
          </w:tcPr>
          <w:p w14:paraId="1545ED3A"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 action needed.</w:t>
            </w:r>
          </w:p>
        </w:tc>
      </w:tr>
      <w:tr w:rsidR="00F67062" w:rsidRPr="00D65084" w14:paraId="0C72D032"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8" w:type="dxa"/>
            <w:vAlign w:val="center"/>
          </w:tcPr>
          <w:p w14:paraId="4922ED0D"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SRLEM</w:t>
            </w:r>
          </w:p>
        </w:tc>
        <w:tc>
          <w:tcPr>
            <w:tcW w:w="1243" w:type="dxa"/>
            <w:vAlign w:val="center"/>
          </w:tcPr>
          <w:p w14:paraId="5BECF392"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Lemhi River</w:t>
            </w:r>
          </w:p>
        </w:tc>
        <w:tc>
          <w:tcPr>
            <w:tcW w:w="1005" w:type="dxa"/>
            <w:vAlign w:val="center"/>
          </w:tcPr>
          <w:p w14:paraId="2C491ECD"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050" w:type="dxa"/>
            <w:vAlign w:val="center"/>
          </w:tcPr>
          <w:p w14:paraId="0C2F747E"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394CD55"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5709" w:type="dxa"/>
            <w:vAlign w:val="center"/>
          </w:tcPr>
          <w:p w14:paraId="4E95FB43" w14:textId="2965A1FD"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The SRLEM population is monitored using redd counts (ground, UAS), which provides low-precision monitoring. However, the SRLEM population is a strong candidate for high-precision monitoring despite other populations in the MPG also being monitored with high precision, given that it is an Intensively Monitored Watershed with various RM&amp;E activities. For steelhead, it is recommended that LLR, LRW, and HYC are of highest priority for status and trends monitoring and would provide additional monitoring for SRLEM. </w:t>
            </w:r>
            <w:r w:rsidR="00CB7223">
              <w:rPr>
                <w:rFonts w:cs="Times New Roman"/>
                <w:sz w:val="20"/>
                <w:szCs w:val="20"/>
              </w:rPr>
              <w:t>Long-term, LLR could be considered for</w:t>
            </w:r>
            <w:r w:rsidR="008A7580">
              <w:rPr>
                <w:rFonts w:cs="Times New Roman"/>
                <w:sz w:val="20"/>
                <w:szCs w:val="20"/>
              </w:rPr>
              <w:t xml:space="preserve"> a</w:t>
            </w:r>
            <w:r w:rsidR="00CB7223">
              <w:rPr>
                <w:rFonts w:cs="Times New Roman"/>
                <w:sz w:val="20"/>
                <w:szCs w:val="20"/>
              </w:rPr>
              <w:t xml:space="preserve"> single-pass array</w:t>
            </w:r>
            <w:r w:rsidR="008A7580">
              <w:rPr>
                <w:rFonts w:cs="Times New Roman"/>
                <w:sz w:val="20"/>
                <w:szCs w:val="20"/>
              </w:rPr>
              <w:t xml:space="preserve">. </w:t>
            </w:r>
            <w:r>
              <w:rPr>
                <w:rFonts w:cs="Times New Roman"/>
                <w:sz w:val="20"/>
                <w:szCs w:val="20"/>
              </w:rPr>
              <w:t xml:space="preserve">Other O&amp;M funded sites (e.g., BHC, LLS, BTL, CAC) should be considered for decommissioning, removal, or transfer from the IPTDS O&amp;M project.  </w:t>
            </w:r>
          </w:p>
        </w:tc>
        <w:tc>
          <w:tcPr>
            <w:tcW w:w="1966" w:type="dxa"/>
            <w:vAlign w:val="center"/>
          </w:tcPr>
          <w:p w14:paraId="6AD51AD2"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LLR, LRW, HYC; consider decommissioning, removal, or transfer from the project for BHC, LLS, BTL, and CAC.</w:t>
            </w:r>
          </w:p>
        </w:tc>
      </w:tr>
      <w:tr w:rsidR="00F67062" w:rsidRPr="00D65084" w14:paraId="18997AA2" w14:textId="77777777" w:rsidTr="00CB43A2">
        <w:tc>
          <w:tcPr>
            <w:cnfStyle w:val="001000000000" w:firstRow="0" w:lastRow="0" w:firstColumn="1" w:lastColumn="0" w:oddVBand="0" w:evenVBand="0" w:oddHBand="0" w:evenHBand="0" w:firstRowFirstColumn="0" w:firstRowLastColumn="0" w:lastRowFirstColumn="0" w:lastRowLastColumn="0"/>
            <w:tcW w:w="1148" w:type="dxa"/>
            <w:vAlign w:val="center"/>
          </w:tcPr>
          <w:p w14:paraId="2BA9C2D7" w14:textId="77777777" w:rsidR="00F67062" w:rsidRPr="00887F08" w:rsidRDefault="00F67062" w:rsidP="00CB43A2">
            <w:pPr>
              <w:jc w:val="center"/>
              <w:rPr>
                <w:rFonts w:cs="Times New Roman"/>
                <w:b w:val="0"/>
                <w:bCs w:val="0"/>
                <w:sz w:val="20"/>
                <w:szCs w:val="20"/>
              </w:rPr>
            </w:pPr>
            <w:r>
              <w:rPr>
                <w:rFonts w:cs="Times New Roman"/>
                <w:b w:val="0"/>
                <w:bCs w:val="0"/>
                <w:sz w:val="20"/>
                <w:szCs w:val="20"/>
              </w:rPr>
              <w:lastRenderedPageBreak/>
              <w:t>SRNFS</w:t>
            </w:r>
          </w:p>
        </w:tc>
        <w:tc>
          <w:tcPr>
            <w:tcW w:w="1243" w:type="dxa"/>
            <w:vAlign w:val="center"/>
          </w:tcPr>
          <w:p w14:paraId="2AA4802F"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North Fork Salmon River</w:t>
            </w:r>
          </w:p>
        </w:tc>
        <w:tc>
          <w:tcPr>
            <w:tcW w:w="1005" w:type="dxa"/>
            <w:vAlign w:val="center"/>
          </w:tcPr>
          <w:p w14:paraId="03D648E5"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050" w:type="dxa"/>
            <w:vAlign w:val="center"/>
          </w:tcPr>
          <w:p w14:paraId="4EB7270C"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6361D77E"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709" w:type="dxa"/>
            <w:vAlign w:val="center"/>
          </w:tcPr>
          <w:p w14:paraId="3B94D856"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The SRNFS is currently monitored using redd counts (ground). The NFS site is recommended for continued monitoring of the SRNFS-s steelhead population and provides improved monitoring for the SRNFS Chinook salmon population. </w:t>
            </w:r>
          </w:p>
        </w:tc>
        <w:tc>
          <w:tcPr>
            <w:tcW w:w="1966" w:type="dxa"/>
            <w:vAlign w:val="center"/>
          </w:tcPr>
          <w:p w14:paraId="583C33BB"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 action needed; continue funding NFS.</w:t>
            </w:r>
          </w:p>
        </w:tc>
      </w:tr>
      <w:tr w:rsidR="00F67062" w:rsidRPr="00D65084" w14:paraId="423B575F"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8" w:type="dxa"/>
            <w:vAlign w:val="center"/>
          </w:tcPr>
          <w:p w14:paraId="53024954"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SRPAN</w:t>
            </w:r>
          </w:p>
        </w:tc>
        <w:tc>
          <w:tcPr>
            <w:tcW w:w="1243" w:type="dxa"/>
            <w:vAlign w:val="center"/>
          </w:tcPr>
          <w:p w14:paraId="19C4095D"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Panther Creek</w:t>
            </w:r>
          </w:p>
        </w:tc>
        <w:tc>
          <w:tcPr>
            <w:tcW w:w="1005" w:type="dxa"/>
            <w:vAlign w:val="center"/>
          </w:tcPr>
          <w:p w14:paraId="10A7F334"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Unknown</w:t>
            </w:r>
          </w:p>
        </w:tc>
        <w:tc>
          <w:tcPr>
            <w:tcW w:w="1050" w:type="dxa"/>
            <w:vAlign w:val="center"/>
          </w:tcPr>
          <w:p w14:paraId="1629D122"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Extirpated</w:t>
            </w:r>
          </w:p>
        </w:tc>
        <w:tc>
          <w:tcPr>
            <w:tcW w:w="1194" w:type="dxa"/>
            <w:vAlign w:val="center"/>
          </w:tcPr>
          <w:p w14:paraId="5D48C484"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5709" w:type="dxa"/>
            <w:vAlign w:val="center"/>
          </w:tcPr>
          <w:p w14:paraId="4BA7DA83"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1966" w:type="dxa"/>
            <w:vAlign w:val="center"/>
          </w:tcPr>
          <w:p w14:paraId="0176B646"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r>
    </w:tbl>
    <w:p w14:paraId="7993BD56" w14:textId="77777777" w:rsidR="00F67062" w:rsidRPr="0001722A" w:rsidRDefault="00F67062" w:rsidP="00F67062">
      <w:pPr>
        <w:rPr>
          <w:rFonts w:cs="Times New Roman"/>
        </w:rPr>
      </w:pPr>
    </w:p>
    <w:p w14:paraId="33D39224" w14:textId="77777777" w:rsidR="00F67062" w:rsidRPr="00887F08" w:rsidRDefault="00F67062" w:rsidP="00F67062">
      <w:pPr>
        <w:pStyle w:val="Heading3"/>
      </w:pPr>
      <w:bookmarkStart w:id="147" w:name="_Toc164257258"/>
      <w:r>
        <w:t>Middle Fork Salmon River MPG</w:t>
      </w:r>
      <w:bookmarkEnd w:id="147"/>
    </w:p>
    <w:p w14:paraId="569A3955" w14:textId="77777777" w:rsidR="00F67062" w:rsidRDefault="00F67062" w:rsidP="00F67062">
      <w:pPr>
        <w:jc w:val="both"/>
        <w:rPr>
          <w:rFonts w:cs="Times New Roman"/>
        </w:rPr>
      </w:pPr>
      <w:r>
        <w:rPr>
          <w:rFonts w:cs="Times New Roman"/>
        </w:rPr>
        <w:t>Funding for O&amp;M is currently provided for two IPTDS sites within the Middle Fork Salmon River MPG (MAR, TAY), and we recommend continued funding of those sites.</w:t>
      </w:r>
    </w:p>
    <w:p w14:paraId="75964BF1" w14:textId="77777777" w:rsidR="00F67062" w:rsidRPr="007C4CE1" w:rsidRDefault="00F67062" w:rsidP="00F67062">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Pr>
          <w:b/>
          <w:bCs/>
          <w:noProof/>
        </w:rPr>
        <w:t>12</w:t>
      </w:r>
      <w:r w:rsidRPr="00887F08">
        <w:rPr>
          <w:b/>
          <w:bCs/>
        </w:rPr>
        <w:fldChar w:fldCharType="end"/>
      </w:r>
      <w:r w:rsidRPr="00887F08">
        <w:rPr>
          <w:b/>
          <w:bCs/>
        </w:rPr>
        <w:t>.</w:t>
      </w:r>
      <w:r>
        <w:t xml:space="preserve"> Populations within the Middle Fork Salmon River MPG, Snake River Spring/Summer-run Chinook Salmon ESU including their status, current level of status and trends monitoring, and considerations and recommendations for each population for funding of IPTDS O&amp;M for adult abundance monitoring.</w:t>
      </w:r>
    </w:p>
    <w:tbl>
      <w:tblPr>
        <w:tblStyle w:val="GridTable4-Accent6"/>
        <w:tblW w:w="13315" w:type="dxa"/>
        <w:tblLook w:val="04A0" w:firstRow="1" w:lastRow="0" w:firstColumn="1" w:lastColumn="0" w:noHBand="0" w:noVBand="1"/>
      </w:tblPr>
      <w:tblGrid>
        <w:gridCol w:w="1159"/>
        <w:gridCol w:w="1250"/>
        <w:gridCol w:w="898"/>
        <w:gridCol w:w="898"/>
        <w:gridCol w:w="1194"/>
        <w:gridCol w:w="5936"/>
        <w:gridCol w:w="1980"/>
      </w:tblGrid>
      <w:tr w:rsidR="00F67062" w:rsidRPr="00D65084" w14:paraId="109714B2" w14:textId="77777777" w:rsidTr="00CB43A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21EC4321" w14:textId="77777777" w:rsidR="00F67062" w:rsidRPr="00887F08" w:rsidRDefault="00F67062" w:rsidP="00CB43A2">
            <w:pPr>
              <w:jc w:val="center"/>
              <w:rPr>
                <w:rFonts w:cs="Times New Roman"/>
                <w:color w:val="auto"/>
                <w:sz w:val="20"/>
                <w:szCs w:val="20"/>
              </w:rPr>
            </w:pPr>
            <w:bookmarkStart w:id="148" w:name="_Hlk163541142"/>
            <w:r w:rsidRPr="00887F08">
              <w:rPr>
                <w:rFonts w:cs="Times New Roman"/>
                <w:color w:val="auto"/>
                <w:sz w:val="20"/>
                <w:szCs w:val="20"/>
              </w:rPr>
              <w:t>Pop ID</w:t>
            </w:r>
          </w:p>
        </w:tc>
        <w:tc>
          <w:tcPr>
            <w:tcW w:w="1250" w:type="dxa"/>
            <w:vAlign w:val="center"/>
          </w:tcPr>
          <w:p w14:paraId="7FD81616"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1FD446AD"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522335">
              <w:rPr>
                <w:rFonts w:cs="Times New Roman"/>
                <w:color w:val="auto"/>
                <w:sz w:val="20"/>
                <w:szCs w:val="20"/>
              </w:rPr>
              <w:t>Run</w:t>
            </w:r>
          </w:p>
        </w:tc>
        <w:tc>
          <w:tcPr>
            <w:tcW w:w="898" w:type="dxa"/>
            <w:vAlign w:val="center"/>
          </w:tcPr>
          <w:p w14:paraId="2DA817EA"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24AA4746"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5936" w:type="dxa"/>
            <w:vAlign w:val="center"/>
          </w:tcPr>
          <w:p w14:paraId="337D050C"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5E37752C"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F67062" w:rsidRPr="00D65084" w14:paraId="39888FF2"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0F019FDF"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MFBEA</w:t>
            </w:r>
          </w:p>
        </w:tc>
        <w:tc>
          <w:tcPr>
            <w:tcW w:w="1250" w:type="dxa"/>
            <w:vAlign w:val="center"/>
          </w:tcPr>
          <w:p w14:paraId="4C5EF21F"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Bear Valley Creek</w:t>
            </w:r>
          </w:p>
        </w:tc>
        <w:tc>
          <w:tcPr>
            <w:tcW w:w="898" w:type="dxa"/>
            <w:vAlign w:val="center"/>
          </w:tcPr>
          <w:p w14:paraId="717B6D5E"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271FB4BF"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0665D822"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0C21548A" w14:textId="0E6AF523"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MFBEA is currently monitored using the Bear Valley weir and </w:t>
            </w:r>
            <w:commentRangeStart w:id="149"/>
            <w:r w:rsidR="00B55585">
              <w:rPr>
                <w:rFonts w:cs="Times New Roman"/>
                <w:sz w:val="20"/>
                <w:szCs w:val="20"/>
              </w:rPr>
              <w:t xml:space="preserve">redd counts </w:t>
            </w:r>
            <w:commentRangeEnd w:id="149"/>
            <w:r w:rsidR="00B55585">
              <w:rPr>
                <w:rStyle w:val="CommentReference"/>
              </w:rPr>
              <w:commentReference w:id="149"/>
            </w:r>
            <w:r>
              <w:rPr>
                <w:rFonts w:cs="Times New Roman"/>
                <w:sz w:val="20"/>
                <w:szCs w:val="20"/>
              </w:rPr>
              <w:t>(ground). No action needed. If the Bear Valley weir were to be removed, an IPTDS funded under the O&amp;M project should be considered.</w:t>
            </w:r>
          </w:p>
        </w:tc>
        <w:tc>
          <w:tcPr>
            <w:tcW w:w="1980" w:type="dxa"/>
            <w:vAlign w:val="center"/>
          </w:tcPr>
          <w:p w14:paraId="75B4F0D8"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 action needed.</w:t>
            </w:r>
          </w:p>
        </w:tc>
      </w:tr>
      <w:tr w:rsidR="00F67062" w:rsidRPr="004C7636" w14:paraId="67E5B887"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47070BF5"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MFMAR</w:t>
            </w:r>
          </w:p>
        </w:tc>
        <w:tc>
          <w:tcPr>
            <w:tcW w:w="1250" w:type="dxa"/>
            <w:vAlign w:val="center"/>
          </w:tcPr>
          <w:p w14:paraId="7462960F"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Marsh Creek</w:t>
            </w:r>
          </w:p>
        </w:tc>
        <w:tc>
          <w:tcPr>
            <w:tcW w:w="898" w:type="dxa"/>
            <w:vAlign w:val="center"/>
          </w:tcPr>
          <w:p w14:paraId="0523B869"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46664A78"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5D43AB85"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0817E390" w14:textId="7777777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 MFMAR is currently monitored using MAR and redd counts (ground). The MAR site is recommended for continued monitoring of the MFUMA-s steelhead population and provides improved monitoring for the MFMAR Chinook salmon population.</w:t>
            </w:r>
          </w:p>
        </w:tc>
        <w:tc>
          <w:tcPr>
            <w:tcW w:w="1980" w:type="dxa"/>
            <w:vAlign w:val="center"/>
          </w:tcPr>
          <w:p w14:paraId="1781C16A" w14:textId="7777777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 action needed; continue funding MAR.</w:t>
            </w:r>
          </w:p>
        </w:tc>
      </w:tr>
      <w:tr w:rsidR="00F67062" w:rsidRPr="00D65084" w14:paraId="2561A4DB"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72E4F5A5"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MFSUL</w:t>
            </w:r>
          </w:p>
        </w:tc>
        <w:tc>
          <w:tcPr>
            <w:tcW w:w="1250" w:type="dxa"/>
            <w:vAlign w:val="center"/>
          </w:tcPr>
          <w:p w14:paraId="54B0BCA4"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Sulphur Creek</w:t>
            </w:r>
          </w:p>
        </w:tc>
        <w:tc>
          <w:tcPr>
            <w:tcW w:w="898" w:type="dxa"/>
            <w:vAlign w:val="center"/>
          </w:tcPr>
          <w:p w14:paraId="1B41C99B"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45DFF39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3B917945"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5936" w:type="dxa"/>
            <w:vAlign w:val="center"/>
          </w:tcPr>
          <w:p w14:paraId="56E61E7D"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 MFSUL is current monitored using redd counts (ground); no additional monitoring needed.</w:t>
            </w:r>
          </w:p>
        </w:tc>
        <w:tc>
          <w:tcPr>
            <w:tcW w:w="1980" w:type="dxa"/>
            <w:vAlign w:val="center"/>
          </w:tcPr>
          <w:p w14:paraId="552C73C1"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 action needed.</w:t>
            </w:r>
          </w:p>
        </w:tc>
      </w:tr>
      <w:tr w:rsidR="00F67062" w:rsidRPr="00D65084" w14:paraId="5CB80E64"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2DFE350F" w14:textId="77777777" w:rsidR="00F67062" w:rsidRPr="00887F08" w:rsidRDefault="00F67062" w:rsidP="00CB43A2">
            <w:pPr>
              <w:jc w:val="center"/>
              <w:rPr>
                <w:rFonts w:cs="Times New Roman"/>
                <w:b w:val="0"/>
                <w:bCs w:val="0"/>
                <w:sz w:val="20"/>
                <w:szCs w:val="20"/>
              </w:rPr>
            </w:pPr>
            <w:r>
              <w:rPr>
                <w:rFonts w:cs="Times New Roman"/>
                <w:b w:val="0"/>
                <w:bCs w:val="0"/>
                <w:sz w:val="20"/>
                <w:szCs w:val="20"/>
              </w:rPr>
              <w:lastRenderedPageBreak/>
              <w:t>MFUMA</w:t>
            </w:r>
          </w:p>
        </w:tc>
        <w:tc>
          <w:tcPr>
            <w:tcW w:w="1250" w:type="dxa"/>
            <w:vAlign w:val="center"/>
          </w:tcPr>
          <w:p w14:paraId="0C464F94"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Middle Fork Salmon River above Indian Creek</w:t>
            </w:r>
          </w:p>
        </w:tc>
        <w:tc>
          <w:tcPr>
            <w:tcW w:w="898" w:type="dxa"/>
            <w:vAlign w:val="center"/>
          </w:tcPr>
          <w:p w14:paraId="00678D0D"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1F9AEC9D"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574020E"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2D01D9">
              <w:rPr>
                <w:rFonts w:cs="Times New Roman"/>
                <w:sz w:val="20"/>
                <w:szCs w:val="20"/>
              </w:rPr>
              <w:t>Low</w:t>
            </w:r>
          </w:p>
        </w:tc>
        <w:tc>
          <w:tcPr>
            <w:tcW w:w="5936" w:type="dxa"/>
            <w:vAlign w:val="center"/>
          </w:tcPr>
          <w:p w14:paraId="1E7F8BBC"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 Through SY2023, MFUMA was monitored using helicopter-based index redd count surveys; starting in SY2024 it is anticipated that multiple-pass raft-based redd counts will continue aided by ground-based counts in a portion of Rapid River.</w:t>
            </w:r>
          </w:p>
        </w:tc>
        <w:tc>
          <w:tcPr>
            <w:tcW w:w="1980" w:type="dxa"/>
            <w:vAlign w:val="center"/>
          </w:tcPr>
          <w:p w14:paraId="1E206B10"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643AE7">
              <w:rPr>
                <w:rFonts w:cs="Times New Roman"/>
                <w:sz w:val="20"/>
                <w:szCs w:val="20"/>
              </w:rPr>
              <w:t>No action needed</w:t>
            </w:r>
            <w:r w:rsidRPr="002D01D9">
              <w:rPr>
                <w:rFonts w:cs="Times New Roman"/>
                <w:sz w:val="20"/>
                <w:szCs w:val="20"/>
              </w:rPr>
              <w:t>.</w:t>
            </w:r>
          </w:p>
        </w:tc>
      </w:tr>
      <w:tr w:rsidR="00F67062" w:rsidRPr="00D65084" w14:paraId="52032966"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1C0CFA68"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MFLMA</w:t>
            </w:r>
          </w:p>
        </w:tc>
        <w:tc>
          <w:tcPr>
            <w:tcW w:w="1250" w:type="dxa"/>
            <w:vAlign w:val="center"/>
          </w:tcPr>
          <w:p w14:paraId="38EF26B9"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Middle Fork Salmon River below Indian Creek</w:t>
            </w:r>
          </w:p>
        </w:tc>
        <w:tc>
          <w:tcPr>
            <w:tcW w:w="898" w:type="dxa"/>
            <w:vAlign w:val="center"/>
          </w:tcPr>
          <w:p w14:paraId="49AD50D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 / Summer</w:t>
            </w:r>
          </w:p>
        </w:tc>
        <w:tc>
          <w:tcPr>
            <w:tcW w:w="898" w:type="dxa"/>
            <w:vAlign w:val="center"/>
          </w:tcPr>
          <w:p w14:paraId="1903F6F8"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482642EA"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5936" w:type="dxa"/>
            <w:vAlign w:val="center"/>
          </w:tcPr>
          <w:p w14:paraId="7EE1D509"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 Through SY2023, MFUMA was monitored using helicopter-based index redd count surveys; starting in SY2024 it is anticipated that multiple-pass raft-based redd counts will continue.</w:t>
            </w:r>
          </w:p>
        </w:tc>
        <w:tc>
          <w:tcPr>
            <w:tcW w:w="1980" w:type="dxa"/>
            <w:vAlign w:val="center"/>
          </w:tcPr>
          <w:p w14:paraId="38B6A5CB"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 action needed.</w:t>
            </w:r>
          </w:p>
        </w:tc>
      </w:tr>
      <w:tr w:rsidR="00F67062" w:rsidRPr="00D65084" w14:paraId="78F3801F"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5E5800ED"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MFLOO</w:t>
            </w:r>
          </w:p>
        </w:tc>
        <w:tc>
          <w:tcPr>
            <w:tcW w:w="1250" w:type="dxa"/>
            <w:vAlign w:val="center"/>
          </w:tcPr>
          <w:p w14:paraId="712859E3"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Loon Creek</w:t>
            </w:r>
          </w:p>
        </w:tc>
        <w:tc>
          <w:tcPr>
            <w:tcW w:w="898" w:type="dxa"/>
            <w:vAlign w:val="center"/>
          </w:tcPr>
          <w:p w14:paraId="340D58D8"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898" w:type="dxa"/>
            <w:vAlign w:val="center"/>
          </w:tcPr>
          <w:p w14:paraId="7F162836"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011A657"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2D01D9">
              <w:rPr>
                <w:rFonts w:cs="Times New Roman"/>
                <w:sz w:val="20"/>
                <w:szCs w:val="20"/>
              </w:rPr>
              <w:t>Low</w:t>
            </w:r>
          </w:p>
        </w:tc>
        <w:tc>
          <w:tcPr>
            <w:tcW w:w="5936" w:type="dxa"/>
            <w:vAlign w:val="center"/>
          </w:tcPr>
          <w:p w14:paraId="102721DD"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 Through SY2023, MFLOO was monitored using helicopter-based index redd count surveys; starting in SY2024 it is anticipated that ground-based redd counts will continue for a small portion of the population.</w:t>
            </w:r>
          </w:p>
        </w:tc>
        <w:tc>
          <w:tcPr>
            <w:tcW w:w="1980" w:type="dxa"/>
            <w:vAlign w:val="center"/>
          </w:tcPr>
          <w:p w14:paraId="484ACEFC"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2D01D9">
              <w:rPr>
                <w:rFonts w:cs="Times New Roman"/>
                <w:sz w:val="20"/>
                <w:szCs w:val="20"/>
              </w:rPr>
              <w:t>No action needed.</w:t>
            </w:r>
          </w:p>
        </w:tc>
      </w:tr>
      <w:tr w:rsidR="00F67062" w:rsidRPr="00D65084" w14:paraId="309D7751"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308718A7"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MFCAM</w:t>
            </w:r>
          </w:p>
        </w:tc>
        <w:tc>
          <w:tcPr>
            <w:tcW w:w="1250" w:type="dxa"/>
            <w:vAlign w:val="center"/>
          </w:tcPr>
          <w:p w14:paraId="49C98E04"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Camas Creek</w:t>
            </w:r>
          </w:p>
        </w:tc>
        <w:tc>
          <w:tcPr>
            <w:tcW w:w="898" w:type="dxa"/>
            <w:vAlign w:val="center"/>
          </w:tcPr>
          <w:p w14:paraId="545A1701"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 / Summer</w:t>
            </w:r>
          </w:p>
        </w:tc>
        <w:tc>
          <w:tcPr>
            <w:tcW w:w="898" w:type="dxa"/>
            <w:vAlign w:val="center"/>
          </w:tcPr>
          <w:p w14:paraId="1F315C41"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43ACE9C1"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2D01D9">
              <w:rPr>
                <w:rFonts w:cs="Times New Roman"/>
                <w:sz w:val="20"/>
                <w:szCs w:val="20"/>
              </w:rPr>
              <w:t>Low</w:t>
            </w:r>
          </w:p>
        </w:tc>
        <w:tc>
          <w:tcPr>
            <w:tcW w:w="5936" w:type="dxa"/>
            <w:vAlign w:val="center"/>
          </w:tcPr>
          <w:p w14:paraId="5B90572B"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 Through SY2023, MFLOO was monitored using helicopter-based index redd count surveys; starting in SY2024 it is anticipated that ground-based redd counts will continue for a small portion of the population.</w:t>
            </w:r>
          </w:p>
        </w:tc>
        <w:tc>
          <w:tcPr>
            <w:tcW w:w="1980" w:type="dxa"/>
            <w:vAlign w:val="center"/>
          </w:tcPr>
          <w:p w14:paraId="4B6D0674"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2D01D9">
              <w:rPr>
                <w:rFonts w:cs="Times New Roman"/>
                <w:sz w:val="20"/>
                <w:szCs w:val="20"/>
              </w:rPr>
              <w:t>No action needed.</w:t>
            </w:r>
          </w:p>
        </w:tc>
      </w:tr>
      <w:tr w:rsidR="00F67062" w:rsidRPr="00D65084" w14:paraId="0050FB73"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23F73CD6"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MFBIG</w:t>
            </w:r>
          </w:p>
        </w:tc>
        <w:tc>
          <w:tcPr>
            <w:tcW w:w="1250" w:type="dxa"/>
            <w:vAlign w:val="center"/>
          </w:tcPr>
          <w:p w14:paraId="5EE5B27C"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Big Creek</w:t>
            </w:r>
          </w:p>
        </w:tc>
        <w:tc>
          <w:tcPr>
            <w:tcW w:w="898" w:type="dxa"/>
            <w:vAlign w:val="center"/>
          </w:tcPr>
          <w:p w14:paraId="2CFD2999"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898" w:type="dxa"/>
            <w:vAlign w:val="center"/>
          </w:tcPr>
          <w:p w14:paraId="0731914D"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39FEBBA"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7922ED3F"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 However, the MFBIG population provides a unique opportunity for high-resolution monitoring of a (largely) wilderness population paired with a rotary screw trap and is only one of two populations in the MPG with IPTDS-based high-resolution monitoring. The TAY IPTDS provides monitoring for three major spawning areas (Lower Big, Monumental, Upper Big).</w:t>
            </w:r>
          </w:p>
        </w:tc>
        <w:tc>
          <w:tcPr>
            <w:tcW w:w="1980" w:type="dxa"/>
            <w:vAlign w:val="center"/>
          </w:tcPr>
          <w:p w14:paraId="4BF4904F"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TAY.</w:t>
            </w:r>
          </w:p>
        </w:tc>
      </w:tr>
      <w:tr w:rsidR="00F67062" w:rsidRPr="00D65084" w14:paraId="0FFC82C8"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3DCB0899"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SRCHA</w:t>
            </w:r>
          </w:p>
        </w:tc>
        <w:tc>
          <w:tcPr>
            <w:tcW w:w="1250" w:type="dxa"/>
            <w:vAlign w:val="center"/>
          </w:tcPr>
          <w:p w14:paraId="3115BAAA"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Chamberlain Creek</w:t>
            </w:r>
          </w:p>
        </w:tc>
        <w:tc>
          <w:tcPr>
            <w:tcW w:w="898" w:type="dxa"/>
            <w:vAlign w:val="center"/>
          </w:tcPr>
          <w:p w14:paraId="29A6CEE5"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7F5BF770"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06307223"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5936" w:type="dxa"/>
            <w:vAlign w:val="center"/>
          </w:tcPr>
          <w:p w14:paraId="0B97524E"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 SRCHA is currently monitored using index redd count surveys; no additional methods needed.</w:t>
            </w:r>
          </w:p>
        </w:tc>
        <w:tc>
          <w:tcPr>
            <w:tcW w:w="1980" w:type="dxa"/>
            <w:vAlign w:val="center"/>
          </w:tcPr>
          <w:p w14:paraId="473D268B"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 action needed.</w:t>
            </w:r>
          </w:p>
        </w:tc>
      </w:tr>
      <w:bookmarkEnd w:id="148"/>
    </w:tbl>
    <w:p w14:paraId="6531F5CA" w14:textId="77777777" w:rsidR="00F67062" w:rsidRDefault="00F67062" w:rsidP="00F67062">
      <w:pPr>
        <w:rPr>
          <w:rFonts w:cs="Times New Roman"/>
          <w:b/>
          <w:bCs/>
        </w:rPr>
      </w:pPr>
    </w:p>
    <w:p w14:paraId="48AF3CFE" w14:textId="77777777" w:rsidR="00F67062" w:rsidRPr="00887F08" w:rsidRDefault="00F67062" w:rsidP="00F67062">
      <w:pPr>
        <w:pStyle w:val="Heading3"/>
      </w:pPr>
      <w:bookmarkStart w:id="150" w:name="_Toc164257259"/>
      <w:r>
        <w:lastRenderedPageBreak/>
        <w:t>South Fork Salmon River MPG</w:t>
      </w:r>
      <w:bookmarkEnd w:id="150"/>
    </w:p>
    <w:p w14:paraId="05C3CAB9" w14:textId="6A04F3CC" w:rsidR="00F67062" w:rsidRPr="000C0435" w:rsidRDefault="00F67062" w:rsidP="00F67062">
      <w:pPr>
        <w:jc w:val="both"/>
        <w:rPr>
          <w:rFonts w:cs="Times New Roman"/>
        </w:rPr>
      </w:pPr>
      <w:r w:rsidRPr="000C0435">
        <w:rPr>
          <w:rFonts w:cs="Times New Roman"/>
        </w:rPr>
        <w:t>We recommend the continued funding of O&amp;M for</w:t>
      </w:r>
      <w:r w:rsidR="00501136">
        <w:rPr>
          <w:rFonts w:cs="Times New Roman"/>
        </w:rPr>
        <w:t xml:space="preserve"> three of </w:t>
      </w:r>
      <w:r w:rsidRPr="000C0435">
        <w:rPr>
          <w:rFonts w:cs="Times New Roman"/>
        </w:rPr>
        <w:t>the four sites that are currently managed by the IPTDS O&amp;M project: KRS, ESS, and ZEN.</w:t>
      </w:r>
      <w:r w:rsidR="00501136">
        <w:rPr>
          <w:rFonts w:cs="Times New Roman"/>
        </w:rPr>
        <w:t xml:space="preserve"> The SFSMA population could be monitored using only KRS and so SFG could be considered for decommissioning, removal, or transfer to another project.</w:t>
      </w:r>
    </w:p>
    <w:p w14:paraId="4344C4A4" w14:textId="77777777" w:rsidR="00F67062" w:rsidRPr="007C4CE1" w:rsidRDefault="00F67062" w:rsidP="00F67062">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Pr>
          <w:b/>
          <w:bCs/>
          <w:noProof/>
        </w:rPr>
        <w:t>13</w:t>
      </w:r>
      <w:r w:rsidRPr="00887F08">
        <w:rPr>
          <w:b/>
          <w:bCs/>
        </w:rPr>
        <w:fldChar w:fldCharType="end"/>
      </w:r>
      <w:r w:rsidRPr="00887F08">
        <w:rPr>
          <w:b/>
          <w:bCs/>
        </w:rPr>
        <w:t>.</w:t>
      </w:r>
      <w:r>
        <w:t xml:space="preserve"> Populations within the South Fork Salmon River MPG, Snake River Spring/Summer-run Chinook Salmon ESU including their status, current level of status and trends monitoring, and considerations and recommendations for each population for funding of IPTDS O&amp;M for adult abundance monitoring.</w:t>
      </w:r>
    </w:p>
    <w:tbl>
      <w:tblPr>
        <w:tblStyle w:val="GridTable4-Accent6"/>
        <w:tblW w:w="13315" w:type="dxa"/>
        <w:tblLook w:val="04A0" w:firstRow="1" w:lastRow="0" w:firstColumn="1" w:lastColumn="0" w:noHBand="0" w:noVBand="1"/>
      </w:tblPr>
      <w:tblGrid>
        <w:gridCol w:w="1159"/>
        <w:gridCol w:w="1250"/>
        <w:gridCol w:w="898"/>
        <w:gridCol w:w="898"/>
        <w:gridCol w:w="1194"/>
        <w:gridCol w:w="5936"/>
        <w:gridCol w:w="1980"/>
      </w:tblGrid>
      <w:tr w:rsidR="00F67062" w:rsidRPr="00D65084" w14:paraId="15EB1F94" w14:textId="77777777" w:rsidTr="00CB43A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4038B293" w14:textId="77777777" w:rsidR="00F67062" w:rsidRPr="00887F08" w:rsidRDefault="00F67062" w:rsidP="00CB43A2">
            <w:pPr>
              <w:jc w:val="center"/>
              <w:rPr>
                <w:rFonts w:cs="Times New Roman"/>
                <w:color w:val="auto"/>
                <w:sz w:val="20"/>
                <w:szCs w:val="20"/>
              </w:rPr>
            </w:pPr>
            <w:r w:rsidRPr="00887F08">
              <w:rPr>
                <w:rFonts w:cs="Times New Roman"/>
                <w:color w:val="auto"/>
                <w:sz w:val="20"/>
                <w:szCs w:val="20"/>
              </w:rPr>
              <w:t>Pop ID</w:t>
            </w:r>
          </w:p>
        </w:tc>
        <w:tc>
          <w:tcPr>
            <w:tcW w:w="1250" w:type="dxa"/>
            <w:vAlign w:val="center"/>
          </w:tcPr>
          <w:p w14:paraId="5A2799ED"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3C4901D9"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522335">
              <w:rPr>
                <w:rFonts w:cs="Times New Roman"/>
                <w:color w:val="auto"/>
                <w:sz w:val="20"/>
                <w:szCs w:val="20"/>
              </w:rPr>
              <w:t>Run</w:t>
            </w:r>
          </w:p>
        </w:tc>
        <w:tc>
          <w:tcPr>
            <w:tcW w:w="898" w:type="dxa"/>
            <w:vAlign w:val="center"/>
          </w:tcPr>
          <w:p w14:paraId="57D8B91F"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3042CB8E"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5936" w:type="dxa"/>
            <w:vAlign w:val="center"/>
          </w:tcPr>
          <w:p w14:paraId="0D87D2A4"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2EA89F11"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F67062" w:rsidRPr="00D65084" w14:paraId="2A9C1852"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7827206B"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SFSMA</w:t>
            </w:r>
          </w:p>
        </w:tc>
        <w:tc>
          <w:tcPr>
            <w:tcW w:w="1250" w:type="dxa"/>
            <w:vAlign w:val="center"/>
          </w:tcPr>
          <w:p w14:paraId="101396CB"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South Fork Salmon River mainstem</w:t>
            </w:r>
          </w:p>
        </w:tc>
        <w:tc>
          <w:tcPr>
            <w:tcW w:w="898" w:type="dxa"/>
            <w:vAlign w:val="center"/>
          </w:tcPr>
          <w:p w14:paraId="5A8CAF34"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Summer</w:t>
            </w:r>
          </w:p>
        </w:tc>
        <w:tc>
          <w:tcPr>
            <w:tcW w:w="898" w:type="dxa"/>
            <w:vAlign w:val="center"/>
          </w:tcPr>
          <w:p w14:paraId="622A4657"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0AD95964"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4F470660" w14:textId="3E907E7F"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 precision monitoring is required. SFSMA is currently monitored using SFG and </w:t>
            </w:r>
            <w:commentRangeStart w:id="151"/>
            <w:r w:rsidR="00B55585">
              <w:rPr>
                <w:rFonts w:cs="Times New Roman"/>
                <w:sz w:val="20"/>
                <w:szCs w:val="20"/>
              </w:rPr>
              <w:t>KRS</w:t>
            </w:r>
            <w:commentRangeEnd w:id="151"/>
            <w:r w:rsidR="00B55585">
              <w:rPr>
                <w:rStyle w:val="CommentReference"/>
              </w:rPr>
              <w:commentReference w:id="151"/>
            </w:r>
            <w:r>
              <w:rPr>
                <w:rFonts w:cs="Times New Roman"/>
                <w:sz w:val="20"/>
                <w:szCs w:val="20"/>
              </w:rPr>
              <w:t xml:space="preserve"> (using ZEN and ESS to parse those populations), the South Fork Salmon River weir, and redd count surveys (ground).</w:t>
            </w:r>
            <w:r w:rsidR="00501136">
              <w:rPr>
                <w:rFonts w:cs="Times New Roman"/>
                <w:sz w:val="20"/>
                <w:szCs w:val="20"/>
              </w:rPr>
              <w:t xml:space="preserve"> The population could be monitored using only KRS; SFG could be considered for removal, decommissioning, or transfer to another project.</w:t>
            </w:r>
          </w:p>
        </w:tc>
        <w:tc>
          <w:tcPr>
            <w:tcW w:w="1980" w:type="dxa"/>
            <w:vAlign w:val="center"/>
          </w:tcPr>
          <w:p w14:paraId="72CC81CA" w14:textId="713E274F"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KRS.</w:t>
            </w:r>
          </w:p>
        </w:tc>
      </w:tr>
      <w:tr w:rsidR="00F67062" w:rsidRPr="004C7636" w14:paraId="33F9744E"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415DD808"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SFEFS</w:t>
            </w:r>
          </w:p>
        </w:tc>
        <w:tc>
          <w:tcPr>
            <w:tcW w:w="1250" w:type="dxa"/>
            <w:vAlign w:val="center"/>
          </w:tcPr>
          <w:p w14:paraId="4835875E"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East Fork South Fork Salmon River</w:t>
            </w:r>
          </w:p>
        </w:tc>
        <w:tc>
          <w:tcPr>
            <w:tcW w:w="898" w:type="dxa"/>
            <w:vAlign w:val="center"/>
          </w:tcPr>
          <w:p w14:paraId="48970088"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Summer</w:t>
            </w:r>
          </w:p>
        </w:tc>
        <w:tc>
          <w:tcPr>
            <w:tcW w:w="898" w:type="dxa"/>
            <w:vAlign w:val="center"/>
          </w:tcPr>
          <w:p w14:paraId="63FC4403"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5FCA026D"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63CBF98B" w14:textId="7777777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 The SFEFS population is currently monitored using ESS, the Johnson Creek weir, and redd count surveys (ground). The population could be monitored with low precision without ESS, but if so, either the SFSMA or SFSEC populations need to be monitored with high precision i.e., using KRS or ZEN. Continued funding of ESS is recommended for monitoring the SFMAI-s steelhead population.</w:t>
            </w:r>
          </w:p>
        </w:tc>
        <w:tc>
          <w:tcPr>
            <w:tcW w:w="1980" w:type="dxa"/>
            <w:vAlign w:val="center"/>
          </w:tcPr>
          <w:p w14:paraId="2331438E" w14:textId="7777777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ESS.</w:t>
            </w:r>
          </w:p>
        </w:tc>
      </w:tr>
      <w:tr w:rsidR="00F67062" w:rsidRPr="00D65084" w14:paraId="5EC18422"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03EFA663"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SFSEC</w:t>
            </w:r>
          </w:p>
        </w:tc>
        <w:tc>
          <w:tcPr>
            <w:tcW w:w="1250" w:type="dxa"/>
            <w:vAlign w:val="center"/>
          </w:tcPr>
          <w:p w14:paraId="1BCED379"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Secesh River</w:t>
            </w:r>
          </w:p>
        </w:tc>
        <w:tc>
          <w:tcPr>
            <w:tcW w:w="898" w:type="dxa"/>
            <w:vAlign w:val="center"/>
          </w:tcPr>
          <w:p w14:paraId="68938293"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Summer</w:t>
            </w:r>
          </w:p>
        </w:tc>
        <w:tc>
          <w:tcPr>
            <w:tcW w:w="898" w:type="dxa"/>
            <w:vAlign w:val="center"/>
          </w:tcPr>
          <w:p w14:paraId="7E053563"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28DE1E10"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6C341278"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 The SFSEC population is currently monitored using ZEN and redd count surveys (ground). The SFSEC population could be monitored with low precision without ZEN; however, ZEN is needed for monitoring the SFSEC-s steelhead population.</w:t>
            </w:r>
          </w:p>
        </w:tc>
        <w:tc>
          <w:tcPr>
            <w:tcW w:w="1980" w:type="dxa"/>
            <w:vAlign w:val="center"/>
          </w:tcPr>
          <w:p w14:paraId="24B56A73"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ZEN.</w:t>
            </w:r>
          </w:p>
        </w:tc>
      </w:tr>
      <w:tr w:rsidR="00F67062" w:rsidRPr="00D65084" w14:paraId="7A995B8E"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40F6FBB2" w14:textId="77777777" w:rsidR="00F67062" w:rsidRPr="000E3DA6" w:rsidRDefault="00F67062" w:rsidP="00CB43A2">
            <w:pPr>
              <w:jc w:val="center"/>
              <w:rPr>
                <w:rFonts w:cs="Times New Roman"/>
                <w:b w:val="0"/>
                <w:bCs w:val="0"/>
                <w:sz w:val="20"/>
                <w:szCs w:val="20"/>
              </w:rPr>
            </w:pPr>
            <w:r w:rsidRPr="000E3DA6">
              <w:rPr>
                <w:rFonts w:cs="Times New Roman"/>
                <w:b w:val="0"/>
                <w:bCs w:val="0"/>
                <w:sz w:val="20"/>
                <w:szCs w:val="20"/>
              </w:rPr>
              <w:t>SRLSR</w:t>
            </w:r>
          </w:p>
        </w:tc>
        <w:tc>
          <w:tcPr>
            <w:tcW w:w="1250" w:type="dxa"/>
            <w:vAlign w:val="center"/>
          </w:tcPr>
          <w:p w14:paraId="5E22B25B" w14:textId="77777777" w:rsidR="00F67062" w:rsidRPr="000E3DA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E3DA6">
              <w:rPr>
                <w:rFonts w:cs="Times New Roman"/>
                <w:sz w:val="20"/>
                <w:szCs w:val="20"/>
              </w:rPr>
              <w:t>Little Salmon River</w:t>
            </w:r>
          </w:p>
        </w:tc>
        <w:tc>
          <w:tcPr>
            <w:tcW w:w="898" w:type="dxa"/>
            <w:vAlign w:val="center"/>
          </w:tcPr>
          <w:p w14:paraId="74212CF7" w14:textId="77777777" w:rsidR="00F67062" w:rsidRPr="000E3DA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E3DA6">
              <w:rPr>
                <w:rFonts w:cs="Times New Roman"/>
                <w:sz w:val="20"/>
                <w:szCs w:val="20"/>
              </w:rPr>
              <w:t>Spring / Summer</w:t>
            </w:r>
          </w:p>
        </w:tc>
        <w:tc>
          <w:tcPr>
            <w:tcW w:w="898" w:type="dxa"/>
            <w:vAlign w:val="center"/>
          </w:tcPr>
          <w:p w14:paraId="37C6ECC1" w14:textId="77777777" w:rsidR="00F67062" w:rsidRPr="000E3DA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E3DA6">
              <w:rPr>
                <w:rFonts w:cs="Times New Roman"/>
                <w:sz w:val="20"/>
                <w:szCs w:val="20"/>
              </w:rPr>
              <w:t>Extant</w:t>
            </w:r>
          </w:p>
        </w:tc>
        <w:tc>
          <w:tcPr>
            <w:tcW w:w="1194" w:type="dxa"/>
            <w:vAlign w:val="center"/>
          </w:tcPr>
          <w:p w14:paraId="657566AD" w14:textId="77777777" w:rsidR="00F67062" w:rsidRPr="000E3DA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E3DA6">
              <w:rPr>
                <w:rFonts w:cs="Times New Roman"/>
                <w:sz w:val="20"/>
                <w:szCs w:val="20"/>
              </w:rPr>
              <w:t>Low</w:t>
            </w:r>
          </w:p>
        </w:tc>
        <w:tc>
          <w:tcPr>
            <w:tcW w:w="5936" w:type="dxa"/>
            <w:vAlign w:val="center"/>
          </w:tcPr>
          <w:p w14:paraId="63F0EE63" w14:textId="77777777" w:rsidR="00F67062" w:rsidRPr="000E3DA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E3DA6">
              <w:rPr>
                <w:rFonts w:cs="Times New Roman"/>
                <w:sz w:val="20"/>
                <w:szCs w:val="20"/>
              </w:rPr>
              <w:t>Other populations within the MPG are monitored with high precision, and so only low-precision monitoring is required. The SRLSR population is currently monitored using redd count surveys (ground); no additional methods needed.</w:t>
            </w:r>
          </w:p>
        </w:tc>
        <w:tc>
          <w:tcPr>
            <w:tcW w:w="1980" w:type="dxa"/>
            <w:vAlign w:val="center"/>
          </w:tcPr>
          <w:p w14:paraId="2CF62941" w14:textId="77777777" w:rsidR="00F67062" w:rsidRPr="000E3DA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E3DA6">
              <w:rPr>
                <w:rFonts w:cs="Times New Roman"/>
                <w:sz w:val="20"/>
                <w:szCs w:val="20"/>
              </w:rPr>
              <w:t>No action needed</w:t>
            </w:r>
            <w:r>
              <w:rPr>
                <w:rFonts w:cs="Times New Roman"/>
                <w:sz w:val="20"/>
                <w:szCs w:val="20"/>
              </w:rPr>
              <w:t>.</w:t>
            </w:r>
          </w:p>
        </w:tc>
      </w:tr>
    </w:tbl>
    <w:p w14:paraId="685A5896" w14:textId="77777777" w:rsidR="00F67062" w:rsidRDefault="00F67062" w:rsidP="00F67062"/>
    <w:p w14:paraId="6D055206" w14:textId="77777777" w:rsidR="00F67062" w:rsidRPr="00880AE0" w:rsidRDefault="00F67062" w:rsidP="00F67062">
      <w:pPr>
        <w:pStyle w:val="Heading3"/>
        <w:rPr>
          <w:lang w:val="fr-FR"/>
        </w:rPr>
      </w:pPr>
      <w:bookmarkStart w:id="152" w:name="_Toc164257260"/>
      <w:r w:rsidRPr="00880AE0">
        <w:rPr>
          <w:lang w:val="fr-FR"/>
        </w:rPr>
        <w:lastRenderedPageBreak/>
        <w:t>Grande Ronde / Imnaha River MPG</w:t>
      </w:r>
      <w:bookmarkEnd w:id="152"/>
    </w:p>
    <w:p w14:paraId="0028A0BA" w14:textId="77777777" w:rsidR="00F67062" w:rsidRDefault="00F67062" w:rsidP="00F67062">
      <w:pPr>
        <w:jc w:val="both"/>
        <w:rPr>
          <w:rFonts w:cs="Times New Roman"/>
        </w:rPr>
      </w:pPr>
      <w:r w:rsidRPr="00880AE0">
        <w:rPr>
          <w:rFonts w:cs="Times New Roman"/>
        </w:rPr>
        <w:t xml:space="preserve">Recommendations </w:t>
      </w:r>
      <w:r>
        <w:rPr>
          <w:rFonts w:cs="Times New Roman"/>
        </w:rPr>
        <w:t>for the MPG are largely driven by recommendations for the Imnaha River and Grande Ronde River MPGs for the Snake River Basin steelhead DPS. Funding for O&amp;M is currently provided for seven IPTDS sites within the Grande Ronde / Imnaha River MPG: IR1, IR2, IR3, COC, BSC, UGR, and WR1. We recommend the continued funding for five of these sites: IR1, IR2, IR3, UGR, and WR1. Three existing sites are recommended to be funded under the project to provide necessary steelhead monitoring (MR1, WR2, WEN) which would also aid monitoring of the GRMIN, GRLOS, and GRWEN spring/summer Chinook salmon populations.</w:t>
      </w:r>
    </w:p>
    <w:p w14:paraId="31AAAC74" w14:textId="77777777" w:rsidR="00F67062" w:rsidRDefault="00F67062" w:rsidP="00F67062">
      <w:pPr>
        <w:jc w:val="both"/>
        <w:rPr>
          <w:rFonts w:cs="Times New Roman"/>
        </w:rPr>
      </w:pPr>
      <w:r>
        <w:rPr>
          <w:rFonts w:cs="Times New Roman"/>
        </w:rPr>
        <w:t xml:space="preserve">For the IRBSH population, IPTDS-based abundance estimates could continue to be available using estimates from the IR2 and IR3 arrays (assuming detections are available from sites upstream of IR3), even if BSC were to be decommissioned, removed, or transferred from the project. </w:t>
      </w:r>
    </w:p>
    <w:p w14:paraId="7BA6B069" w14:textId="77777777" w:rsidR="00F67062" w:rsidRPr="007C4CE1" w:rsidRDefault="00F67062" w:rsidP="00F67062">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Pr>
          <w:b/>
          <w:bCs/>
          <w:noProof/>
        </w:rPr>
        <w:t>14</w:t>
      </w:r>
      <w:r w:rsidRPr="00887F08">
        <w:rPr>
          <w:b/>
          <w:bCs/>
        </w:rPr>
        <w:fldChar w:fldCharType="end"/>
      </w:r>
      <w:r w:rsidRPr="00887F08">
        <w:rPr>
          <w:b/>
          <w:bCs/>
        </w:rPr>
        <w:t>.</w:t>
      </w:r>
      <w:r>
        <w:t xml:space="preserve"> Populations within the Grande Ronde / Imnaha River MPG, Snake River Spring/Summer-run Chinook Salmon ESU including their status, current level of status and trends monitoring, and considerations and recommendations for each population for funding of IPTDS O&amp;M for adult abundance monitoring.</w:t>
      </w:r>
    </w:p>
    <w:tbl>
      <w:tblPr>
        <w:tblStyle w:val="GridTable4-Accent6"/>
        <w:tblW w:w="13315" w:type="dxa"/>
        <w:tblLook w:val="04A0" w:firstRow="1" w:lastRow="0" w:firstColumn="1" w:lastColumn="0" w:noHBand="0" w:noVBand="1"/>
      </w:tblPr>
      <w:tblGrid>
        <w:gridCol w:w="1132"/>
        <w:gridCol w:w="1294"/>
        <w:gridCol w:w="1005"/>
        <w:gridCol w:w="1228"/>
        <w:gridCol w:w="1194"/>
        <w:gridCol w:w="5518"/>
        <w:gridCol w:w="1944"/>
      </w:tblGrid>
      <w:tr w:rsidR="00F67062" w:rsidRPr="00D65084" w14:paraId="3F22BCBE" w14:textId="77777777" w:rsidTr="00CB43A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44CAA54E" w14:textId="77777777" w:rsidR="00F67062" w:rsidRPr="00887F08" w:rsidRDefault="00F67062" w:rsidP="00CB43A2">
            <w:pPr>
              <w:jc w:val="center"/>
              <w:rPr>
                <w:rFonts w:cs="Times New Roman"/>
                <w:color w:val="auto"/>
                <w:sz w:val="20"/>
                <w:szCs w:val="20"/>
              </w:rPr>
            </w:pPr>
            <w:r w:rsidRPr="00887F08">
              <w:rPr>
                <w:rFonts w:cs="Times New Roman"/>
                <w:color w:val="auto"/>
                <w:sz w:val="20"/>
                <w:szCs w:val="20"/>
              </w:rPr>
              <w:t>Pop ID</w:t>
            </w:r>
          </w:p>
        </w:tc>
        <w:tc>
          <w:tcPr>
            <w:tcW w:w="1250" w:type="dxa"/>
            <w:vAlign w:val="center"/>
          </w:tcPr>
          <w:p w14:paraId="2D34703D"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4FC291E7"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522335">
              <w:rPr>
                <w:rFonts w:cs="Times New Roman"/>
                <w:color w:val="auto"/>
                <w:sz w:val="20"/>
                <w:szCs w:val="20"/>
              </w:rPr>
              <w:t>Run</w:t>
            </w:r>
          </w:p>
        </w:tc>
        <w:tc>
          <w:tcPr>
            <w:tcW w:w="898" w:type="dxa"/>
            <w:vAlign w:val="center"/>
          </w:tcPr>
          <w:p w14:paraId="7664182B"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79000DDF"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5936" w:type="dxa"/>
            <w:vAlign w:val="center"/>
          </w:tcPr>
          <w:p w14:paraId="122125B7"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1CB0A125"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F67062" w:rsidRPr="00D65084" w14:paraId="47221AFE"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32AF969F"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IRBSH</w:t>
            </w:r>
          </w:p>
        </w:tc>
        <w:tc>
          <w:tcPr>
            <w:tcW w:w="1250" w:type="dxa"/>
            <w:vAlign w:val="center"/>
          </w:tcPr>
          <w:p w14:paraId="15322430"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Big Sheep Creek</w:t>
            </w:r>
          </w:p>
        </w:tc>
        <w:tc>
          <w:tcPr>
            <w:tcW w:w="898" w:type="dxa"/>
            <w:vAlign w:val="center"/>
          </w:tcPr>
          <w:p w14:paraId="3FA2F16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6914879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Functionally Extirpated</w:t>
            </w:r>
          </w:p>
        </w:tc>
        <w:tc>
          <w:tcPr>
            <w:tcW w:w="1194" w:type="dxa"/>
            <w:vAlign w:val="center"/>
          </w:tcPr>
          <w:p w14:paraId="53A36188"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5936" w:type="dxa"/>
            <w:vAlign w:val="center"/>
          </w:tcPr>
          <w:p w14:paraId="3DE193E5"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1980" w:type="dxa"/>
            <w:vAlign w:val="center"/>
          </w:tcPr>
          <w:p w14:paraId="11F38AD7"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Consider removing BSC from IPTDS O&amp;M project.</w:t>
            </w:r>
          </w:p>
        </w:tc>
      </w:tr>
      <w:tr w:rsidR="00F67062" w:rsidRPr="004C7636" w14:paraId="2591DB19"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027267A8"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IRMAI</w:t>
            </w:r>
          </w:p>
        </w:tc>
        <w:tc>
          <w:tcPr>
            <w:tcW w:w="1250" w:type="dxa"/>
            <w:vAlign w:val="center"/>
          </w:tcPr>
          <w:p w14:paraId="79FF424A"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Imnaha River mainstem</w:t>
            </w:r>
          </w:p>
        </w:tc>
        <w:tc>
          <w:tcPr>
            <w:tcW w:w="898" w:type="dxa"/>
            <w:vAlign w:val="center"/>
          </w:tcPr>
          <w:p w14:paraId="509EFBCF"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898" w:type="dxa"/>
            <w:vAlign w:val="center"/>
          </w:tcPr>
          <w:p w14:paraId="7E2F0664"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6D15347E"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618BC3E0" w14:textId="7777777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958EA">
              <w:rPr>
                <w:rFonts w:cs="Times New Roman"/>
                <w:sz w:val="20"/>
                <w:szCs w:val="20"/>
              </w:rPr>
              <w:t>Other populations within the MPG are monitored with high precision, and so only low-precision monitoring is required.</w:t>
            </w:r>
            <w:r>
              <w:rPr>
                <w:rFonts w:cs="Times New Roman"/>
                <w:sz w:val="20"/>
                <w:szCs w:val="20"/>
              </w:rPr>
              <w:t xml:space="preserve"> High-precision monitoring is required for the IRMAI-s steelhead population and so those considerations/recommendations should be followed.</w:t>
            </w:r>
          </w:p>
        </w:tc>
        <w:tc>
          <w:tcPr>
            <w:tcW w:w="1980" w:type="dxa"/>
            <w:vAlign w:val="center"/>
          </w:tcPr>
          <w:p w14:paraId="49E65D30" w14:textId="7777777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IR1, IR2 and IR3.</w:t>
            </w:r>
          </w:p>
        </w:tc>
      </w:tr>
      <w:tr w:rsidR="00F67062" w:rsidRPr="00353D3B" w14:paraId="327F0441"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678F0DB2"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GRUMA</w:t>
            </w:r>
          </w:p>
        </w:tc>
        <w:tc>
          <w:tcPr>
            <w:tcW w:w="1250" w:type="dxa"/>
            <w:vAlign w:val="center"/>
          </w:tcPr>
          <w:p w14:paraId="760D47AB" w14:textId="77777777" w:rsidR="00F67062" w:rsidRPr="00353D3B"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sidRPr="00353D3B">
              <w:rPr>
                <w:rFonts w:cs="Times New Roman"/>
                <w:sz w:val="20"/>
                <w:szCs w:val="20"/>
                <w:lang w:val="fr-FR"/>
              </w:rPr>
              <w:t>Grande Ronde River upper m</w:t>
            </w:r>
            <w:r>
              <w:rPr>
                <w:rFonts w:cs="Times New Roman"/>
                <w:sz w:val="20"/>
                <w:szCs w:val="20"/>
                <w:lang w:val="fr-FR"/>
              </w:rPr>
              <w:t>ainstem</w:t>
            </w:r>
          </w:p>
        </w:tc>
        <w:tc>
          <w:tcPr>
            <w:tcW w:w="898" w:type="dxa"/>
            <w:vAlign w:val="center"/>
          </w:tcPr>
          <w:p w14:paraId="76835B70" w14:textId="77777777" w:rsidR="00F67062" w:rsidRPr="00353D3B"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Spring</w:t>
            </w:r>
          </w:p>
        </w:tc>
        <w:tc>
          <w:tcPr>
            <w:tcW w:w="898" w:type="dxa"/>
            <w:vAlign w:val="center"/>
          </w:tcPr>
          <w:p w14:paraId="2857BC51" w14:textId="77777777" w:rsidR="00F67062" w:rsidRPr="00353D3B"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Extant</w:t>
            </w:r>
          </w:p>
        </w:tc>
        <w:tc>
          <w:tcPr>
            <w:tcW w:w="1194" w:type="dxa"/>
            <w:vAlign w:val="center"/>
          </w:tcPr>
          <w:p w14:paraId="48E0472B" w14:textId="77777777" w:rsidR="00F67062" w:rsidRPr="00353D3B"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High</w:t>
            </w:r>
          </w:p>
        </w:tc>
        <w:tc>
          <w:tcPr>
            <w:tcW w:w="5936" w:type="dxa"/>
            <w:vAlign w:val="center"/>
          </w:tcPr>
          <w:p w14:paraId="5F170AFF" w14:textId="77777777" w:rsidR="00F67062" w:rsidRPr="00B5117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958EA">
              <w:rPr>
                <w:rFonts w:cs="Times New Roman"/>
                <w:sz w:val="20"/>
                <w:szCs w:val="20"/>
              </w:rPr>
              <w:t>Other populations within the MPG are monitored with high precision, and so only low-precision monitoring is required.</w:t>
            </w:r>
            <w:r>
              <w:rPr>
                <w:rFonts w:cs="Times New Roman"/>
                <w:sz w:val="20"/>
                <w:szCs w:val="20"/>
              </w:rPr>
              <w:t xml:space="preserve"> The GRUMA population is currently monitored using a weir and redd counts; additionally, UGR provides an abundance estimate for the combined GRUMA and GRCAT populations.</w:t>
            </w:r>
          </w:p>
        </w:tc>
        <w:tc>
          <w:tcPr>
            <w:tcW w:w="1980" w:type="dxa"/>
            <w:vAlign w:val="center"/>
          </w:tcPr>
          <w:p w14:paraId="120DB254" w14:textId="77777777" w:rsidR="00F67062" w:rsidRPr="00B5117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 action needed; continue funding UGR.</w:t>
            </w:r>
          </w:p>
        </w:tc>
      </w:tr>
      <w:tr w:rsidR="00F67062" w:rsidRPr="00D65084" w14:paraId="09CD514D"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4DD2ECE2" w14:textId="77777777" w:rsidR="00F67062" w:rsidRPr="00887F08" w:rsidRDefault="00F67062" w:rsidP="00501136">
            <w:pPr>
              <w:jc w:val="center"/>
              <w:rPr>
                <w:rFonts w:cs="Times New Roman"/>
                <w:b w:val="0"/>
                <w:bCs w:val="0"/>
                <w:sz w:val="20"/>
                <w:szCs w:val="20"/>
              </w:rPr>
            </w:pPr>
            <w:r>
              <w:rPr>
                <w:rFonts w:cs="Times New Roman"/>
                <w:b w:val="0"/>
                <w:bCs w:val="0"/>
                <w:sz w:val="20"/>
                <w:szCs w:val="20"/>
              </w:rPr>
              <w:t>GRCAT</w:t>
            </w:r>
          </w:p>
        </w:tc>
        <w:tc>
          <w:tcPr>
            <w:tcW w:w="1250" w:type="dxa"/>
            <w:vAlign w:val="center"/>
          </w:tcPr>
          <w:p w14:paraId="2FD66794"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Catherine Creek</w:t>
            </w:r>
          </w:p>
        </w:tc>
        <w:tc>
          <w:tcPr>
            <w:tcW w:w="898" w:type="dxa"/>
            <w:vAlign w:val="center"/>
          </w:tcPr>
          <w:p w14:paraId="4F506B90"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5B3B4223"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0B6515DB"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40041D91"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958EA">
              <w:rPr>
                <w:rFonts w:cs="Times New Roman"/>
                <w:sz w:val="20"/>
                <w:szCs w:val="20"/>
              </w:rPr>
              <w:t>Other populations within the MPG are monitored with high precision, and so only low-precision monitoring is required.</w:t>
            </w:r>
            <w:r>
              <w:rPr>
                <w:rFonts w:cs="Times New Roman"/>
                <w:sz w:val="20"/>
                <w:szCs w:val="20"/>
              </w:rPr>
              <w:t xml:space="preserve"> The GRUMA population is currently monitored using a weir and redd counts; additionally, </w:t>
            </w:r>
            <w:commentRangeStart w:id="153"/>
            <w:commentRangeStart w:id="154"/>
            <w:r>
              <w:rPr>
                <w:rFonts w:cs="Times New Roman"/>
                <w:sz w:val="20"/>
                <w:szCs w:val="20"/>
              </w:rPr>
              <w:t>UGR</w:t>
            </w:r>
            <w:commentRangeEnd w:id="153"/>
            <w:r>
              <w:rPr>
                <w:rStyle w:val="CommentReference"/>
              </w:rPr>
              <w:commentReference w:id="153"/>
            </w:r>
            <w:commentRangeEnd w:id="154"/>
            <w:r>
              <w:rPr>
                <w:rStyle w:val="CommentReference"/>
              </w:rPr>
              <w:commentReference w:id="154"/>
            </w:r>
            <w:r>
              <w:rPr>
                <w:rFonts w:cs="Times New Roman"/>
                <w:sz w:val="20"/>
                <w:szCs w:val="20"/>
              </w:rPr>
              <w:t xml:space="preserve"> provides an abundance estimate for the combined GRUMA and GRCAT populations.</w:t>
            </w:r>
          </w:p>
        </w:tc>
        <w:tc>
          <w:tcPr>
            <w:tcW w:w="1980" w:type="dxa"/>
            <w:vAlign w:val="center"/>
          </w:tcPr>
          <w:p w14:paraId="78EF278D"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 action needed; continue funding UGR.</w:t>
            </w:r>
          </w:p>
        </w:tc>
      </w:tr>
      <w:tr w:rsidR="00F67062" w:rsidRPr="00D65084" w14:paraId="451F25D5"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24B49ADE"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GRLOO</w:t>
            </w:r>
          </w:p>
        </w:tc>
        <w:tc>
          <w:tcPr>
            <w:tcW w:w="1250" w:type="dxa"/>
            <w:vAlign w:val="center"/>
          </w:tcPr>
          <w:p w14:paraId="3FA5EA59"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Lookingglass Creek</w:t>
            </w:r>
          </w:p>
        </w:tc>
        <w:tc>
          <w:tcPr>
            <w:tcW w:w="898" w:type="dxa"/>
            <w:vAlign w:val="center"/>
          </w:tcPr>
          <w:p w14:paraId="5B1C3EE8"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Unknown</w:t>
            </w:r>
          </w:p>
        </w:tc>
        <w:tc>
          <w:tcPr>
            <w:tcW w:w="898" w:type="dxa"/>
            <w:vAlign w:val="center"/>
          </w:tcPr>
          <w:p w14:paraId="65A63DAB"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Functionally Extirpated</w:t>
            </w:r>
          </w:p>
        </w:tc>
        <w:tc>
          <w:tcPr>
            <w:tcW w:w="1194" w:type="dxa"/>
            <w:vAlign w:val="center"/>
          </w:tcPr>
          <w:p w14:paraId="3598BED6"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5936" w:type="dxa"/>
            <w:vAlign w:val="center"/>
          </w:tcPr>
          <w:p w14:paraId="3FDDD8EE"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1980" w:type="dxa"/>
            <w:vAlign w:val="center"/>
          </w:tcPr>
          <w:p w14:paraId="3CD7FD59"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r>
      <w:tr w:rsidR="00F67062" w:rsidRPr="00D65084" w14:paraId="495EAC28"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56FB48CD"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GRMIN</w:t>
            </w:r>
          </w:p>
        </w:tc>
        <w:tc>
          <w:tcPr>
            <w:tcW w:w="1250" w:type="dxa"/>
            <w:vAlign w:val="center"/>
          </w:tcPr>
          <w:p w14:paraId="0124B3F2"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Minam River</w:t>
            </w:r>
          </w:p>
        </w:tc>
        <w:tc>
          <w:tcPr>
            <w:tcW w:w="898" w:type="dxa"/>
            <w:vAlign w:val="center"/>
          </w:tcPr>
          <w:p w14:paraId="78180BB9"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4D86BCFB"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450CC977"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1699C3BB"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958EA">
              <w:rPr>
                <w:rFonts w:cs="Times New Roman"/>
                <w:sz w:val="20"/>
                <w:szCs w:val="20"/>
              </w:rPr>
              <w:t>Other populations within the MPG are monitored with high precision, and so only low-precision monitoring is required.</w:t>
            </w:r>
            <w:r>
              <w:rPr>
                <w:rFonts w:cs="Times New Roman"/>
                <w:sz w:val="20"/>
                <w:szCs w:val="20"/>
              </w:rPr>
              <w:t xml:space="preserve"> </w:t>
            </w:r>
            <w:r>
              <w:rPr>
                <w:rFonts w:cs="Times New Roman"/>
                <w:sz w:val="20"/>
                <w:szCs w:val="20"/>
              </w:rPr>
              <w:lastRenderedPageBreak/>
              <w:t>MR1, currently not funded under the IPTDS O&amp;M project, is recommended for funding to improve monitoring of the GRWAL-s steelhead population. Funding MR1 would additionally ensure high-resolution monitoring for at least one population in the Chinook salmon MPG.</w:t>
            </w:r>
          </w:p>
        </w:tc>
        <w:tc>
          <w:tcPr>
            <w:tcW w:w="1980" w:type="dxa"/>
            <w:vAlign w:val="center"/>
          </w:tcPr>
          <w:p w14:paraId="23F6AD2F"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lastRenderedPageBreak/>
              <w:t xml:space="preserve">Consider funding MR1 under the </w:t>
            </w:r>
            <w:r>
              <w:rPr>
                <w:rFonts w:cs="Times New Roman"/>
                <w:sz w:val="20"/>
                <w:szCs w:val="20"/>
              </w:rPr>
              <w:lastRenderedPageBreak/>
              <w:t>IPTDS O&amp;M project.</w:t>
            </w:r>
          </w:p>
        </w:tc>
      </w:tr>
      <w:tr w:rsidR="00F67062" w:rsidRPr="00D65084" w14:paraId="5136E681"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4FFF4A54" w14:textId="77777777" w:rsidR="00F67062" w:rsidRPr="00887F08" w:rsidRDefault="00F67062" w:rsidP="00CB43A2">
            <w:pPr>
              <w:jc w:val="center"/>
              <w:rPr>
                <w:rFonts w:cs="Times New Roman"/>
                <w:b w:val="0"/>
                <w:bCs w:val="0"/>
                <w:sz w:val="20"/>
                <w:szCs w:val="20"/>
              </w:rPr>
            </w:pPr>
            <w:r>
              <w:rPr>
                <w:rFonts w:cs="Times New Roman"/>
                <w:b w:val="0"/>
                <w:bCs w:val="0"/>
                <w:sz w:val="20"/>
                <w:szCs w:val="20"/>
              </w:rPr>
              <w:lastRenderedPageBreak/>
              <w:t>GRLOS</w:t>
            </w:r>
          </w:p>
        </w:tc>
        <w:tc>
          <w:tcPr>
            <w:tcW w:w="1250" w:type="dxa"/>
            <w:vAlign w:val="center"/>
          </w:tcPr>
          <w:p w14:paraId="0FD36384"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Lostine River</w:t>
            </w:r>
          </w:p>
        </w:tc>
        <w:tc>
          <w:tcPr>
            <w:tcW w:w="898" w:type="dxa"/>
            <w:vAlign w:val="center"/>
          </w:tcPr>
          <w:p w14:paraId="3B9D811E"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246F1E49"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55E9ADCF"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00BDCF7F"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958EA">
              <w:rPr>
                <w:rFonts w:cs="Times New Roman"/>
                <w:sz w:val="20"/>
                <w:szCs w:val="20"/>
              </w:rPr>
              <w:t>Other populations within the MPG are monitored with high precision, and so only low-precision monitoring is required.</w:t>
            </w:r>
            <w:r>
              <w:rPr>
                <w:rFonts w:cs="Times New Roman"/>
                <w:sz w:val="20"/>
                <w:szCs w:val="20"/>
              </w:rPr>
              <w:t xml:space="preserve"> The GRLOS population is currently monitored using a weir, redd counts surveys, and WR1 and WR2 (using MR1 to “parse” abundance for the GRMIN population). WR1 and WR2 are recommended for monitoring of the GRWAL-s steelhead population, and so those considerations/recommendations should be followed.</w:t>
            </w:r>
          </w:p>
        </w:tc>
        <w:tc>
          <w:tcPr>
            <w:tcW w:w="1980" w:type="dxa"/>
            <w:vAlign w:val="center"/>
          </w:tcPr>
          <w:p w14:paraId="0CCDE0D4"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WR1. Consider transferring WR2 (as single-pass array) to project.</w:t>
            </w:r>
          </w:p>
        </w:tc>
      </w:tr>
      <w:tr w:rsidR="00F67062" w:rsidRPr="00D65084" w14:paraId="194DA7A3"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4235BEC3"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GRWEN</w:t>
            </w:r>
          </w:p>
        </w:tc>
        <w:tc>
          <w:tcPr>
            <w:tcW w:w="1250" w:type="dxa"/>
            <w:vAlign w:val="center"/>
          </w:tcPr>
          <w:p w14:paraId="22E4238C"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Wenaha River</w:t>
            </w:r>
          </w:p>
        </w:tc>
        <w:tc>
          <w:tcPr>
            <w:tcW w:w="898" w:type="dxa"/>
            <w:vAlign w:val="center"/>
          </w:tcPr>
          <w:p w14:paraId="25346A22"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66D85DA3"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58D1467"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60547341"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958EA">
              <w:rPr>
                <w:rFonts w:cs="Times New Roman"/>
                <w:sz w:val="20"/>
                <w:szCs w:val="20"/>
              </w:rPr>
              <w:t>Other populations within the MPG are monitored with high precision, and so only low-precision monitoring is required.</w:t>
            </w:r>
            <w:r>
              <w:rPr>
                <w:rFonts w:cs="Times New Roman"/>
                <w:sz w:val="20"/>
                <w:szCs w:val="20"/>
              </w:rPr>
              <w:t xml:space="preserve"> WEN is recommended for monitoring of the </w:t>
            </w:r>
            <w:r w:rsidRPr="0007002C">
              <w:rPr>
                <w:rFonts w:cs="Times New Roman"/>
                <w:sz w:val="20"/>
                <w:szCs w:val="20"/>
              </w:rPr>
              <w:t>GRLMT-s</w:t>
            </w:r>
            <w:r>
              <w:rPr>
                <w:rFonts w:cs="Times New Roman"/>
                <w:sz w:val="20"/>
                <w:szCs w:val="20"/>
              </w:rPr>
              <w:t xml:space="preserve"> steelhead population, and so those considerations/recommendations should be followed.</w:t>
            </w:r>
          </w:p>
        </w:tc>
        <w:tc>
          <w:tcPr>
            <w:tcW w:w="1980" w:type="dxa"/>
            <w:vAlign w:val="center"/>
          </w:tcPr>
          <w:p w14:paraId="22D67B87"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Consider funding WEN under the IPTDS O&amp;M project.</w:t>
            </w:r>
          </w:p>
        </w:tc>
      </w:tr>
    </w:tbl>
    <w:p w14:paraId="5324D787" w14:textId="77777777" w:rsidR="00F67062" w:rsidRDefault="00F67062" w:rsidP="00F67062">
      <w:pPr>
        <w:rPr>
          <w:rFonts w:cs="Times New Roman"/>
          <w:b/>
          <w:bCs/>
        </w:rPr>
      </w:pPr>
    </w:p>
    <w:p w14:paraId="476D428A" w14:textId="77777777" w:rsidR="00F67062" w:rsidRDefault="00F67062" w:rsidP="00F67062">
      <w:pPr>
        <w:rPr>
          <w:rFonts w:eastAsiaTheme="majorEastAsia" w:cstheme="majorBidi"/>
          <w:sz w:val="24"/>
          <w:szCs w:val="24"/>
          <w:u w:val="single"/>
        </w:rPr>
      </w:pPr>
      <w:r>
        <w:br w:type="page"/>
      </w:r>
    </w:p>
    <w:p w14:paraId="459E8292" w14:textId="77777777" w:rsidR="00F67062" w:rsidRPr="00887F08" w:rsidRDefault="00F67062" w:rsidP="00F67062">
      <w:pPr>
        <w:pStyle w:val="Heading3"/>
      </w:pPr>
      <w:bookmarkStart w:id="155" w:name="_Toc164257261"/>
      <w:r>
        <w:lastRenderedPageBreak/>
        <w:t>Lower Snake River MPG</w:t>
      </w:r>
      <w:bookmarkEnd w:id="155"/>
    </w:p>
    <w:p w14:paraId="6D03FE18" w14:textId="77777777" w:rsidR="00F67062" w:rsidRPr="004A6486" w:rsidRDefault="00F67062" w:rsidP="00F67062">
      <w:pPr>
        <w:jc w:val="both"/>
        <w:rPr>
          <w:rFonts w:cs="Times New Roman"/>
        </w:rPr>
      </w:pPr>
      <w:r w:rsidRPr="004A6486">
        <w:rPr>
          <w:rFonts w:cs="Times New Roman"/>
        </w:rPr>
        <w:t>The SNASO</w:t>
      </w:r>
      <w:r>
        <w:rPr>
          <w:rFonts w:cs="Times New Roman"/>
        </w:rPr>
        <w:t xml:space="preserve"> population is considered functionally extirpated, and thus, high-precision monitoring of the remaining SNTUC population is desired. Currently, no O&amp;M project IPTDS exist in the MPG. Funding of an IPDTS site(s) could be considered for funding under the IPTDS O&amp;M project if they could be used to support high-resolution monitoring.</w:t>
      </w:r>
    </w:p>
    <w:p w14:paraId="4D37BD81" w14:textId="77777777" w:rsidR="00F67062" w:rsidRPr="007C4CE1" w:rsidRDefault="00F67062" w:rsidP="00F67062">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Pr>
          <w:b/>
          <w:bCs/>
          <w:noProof/>
        </w:rPr>
        <w:t>15</w:t>
      </w:r>
      <w:r w:rsidRPr="00887F08">
        <w:rPr>
          <w:b/>
          <w:bCs/>
        </w:rPr>
        <w:fldChar w:fldCharType="end"/>
      </w:r>
      <w:r w:rsidRPr="00887F08">
        <w:rPr>
          <w:b/>
          <w:bCs/>
        </w:rPr>
        <w:t>.</w:t>
      </w:r>
      <w:r>
        <w:t xml:space="preserve"> Populations within the Lower Snake River MPG, Snake River Spring/Summer-run Chinook Salmon ESU including their status, current level of status and trends monitoring, and considerations and recommendations for each population for funding of IPTDS O&amp;M for adult abundance monitoring.</w:t>
      </w:r>
    </w:p>
    <w:tbl>
      <w:tblPr>
        <w:tblStyle w:val="GridTable4-Accent6"/>
        <w:tblW w:w="13315" w:type="dxa"/>
        <w:tblLook w:val="04A0" w:firstRow="1" w:lastRow="0" w:firstColumn="1" w:lastColumn="0" w:noHBand="0" w:noVBand="1"/>
      </w:tblPr>
      <w:tblGrid>
        <w:gridCol w:w="1141"/>
        <w:gridCol w:w="1235"/>
        <w:gridCol w:w="889"/>
        <w:gridCol w:w="1228"/>
        <w:gridCol w:w="1194"/>
        <w:gridCol w:w="5664"/>
        <w:gridCol w:w="1964"/>
      </w:tblGrid>
      <w:tr w:rsidR="00F67062" w:rsidRPr="00D65084" w14:paraId="16210A59" w14:textId="77777777" w:rsidTr="00CB43A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6E6DCF28" w14:textId="77777777" w:rsidR="00F67062" w:rsidRPr="00887F08" w:rsidRDefault="00F67062" w:rsidP="00CB43A2">
            <w:pPr>
              <w:jc w:val="center"/>
              <w:rPr>
                <w:rFonts w:cs="Times New Roman"/>
                <w:color w:val="auto"/>
                <w:sz w:val="20"/>
                <w:szCs w:val="20"/>
              </w:rPr>
            </w:pPr>
            <w:r w:rsidRPr="00887F08">
              <w:rPr>
                <w:rFonts w:cs="Times New Roman"/>
                <w:color w:val="auto"/>
                <w:sz w:val="20"/>
                <w:szCs w:val="20"/>
              </w:rPr>
              <w:t>Pop ID</w:t>
            </w:r>
          </w:p>
        </w:tc>
        <w:tc>
          <w:tcPr>
            <w:tcW w:w="1250" w:type="dxa"/>
            <w:vAlign w:val="center"/>
          </w:tcPr>
          <w:p w14:paraId="05B134CF"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7A43A5AA"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522335">
              <w:rPr>
                <w:rFonts w:cs="Times New Roman"/>
                <w:color w:val="auto"/>
                <w:sz w:val="20"/>
                <w:szCs w:val="20"/>
              </w:rPr>
              <w:t>Run</w:t>
            </w:r>
          </w:p>
        </w:tc>
        <w:tc>
          <w:tcPr>
            <w:tcW w:w="898" w:type="dxa"/>
            <w:vAlign w:val="center"/>
          </w:tcPr>
          <w:p w14:paraId="10375B01"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36AAECBC"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5936" w:type="dxa"/>
            <w:vAlign w:val="center"/>
          </w:tcPr>
          <w:p w14:paraId="5648CB0D"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41A29AFF"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F67062" w:rsidRPr="00D65084" w14:paraId="536E43AA"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0C96A66B"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SNASO</w:t>
            </w:r>
          </w:p>
        </w:tc>
        <w:tc>
          <w:tcPr>
            <w:tcW w:w="1250" w:type="dxa"/>
            <w:vAlign w:val="center"/>
          </w:tcPr>
          <w:p w14:paraId="0A7AFF30"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Asotin Creek</w:t>
            </w:r>
          </w:p>
        </w:tc>
        <w:tc>
          <w:tcPr>
            <w:tcW w:w="898" w:type="dxa"/>
            <w:vAlign w:val="center"/>
          </w:tcPr>
          <w:p w14:paraId="2B9C7D46"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2D7EC00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Functionally Extirpated</w:t>
            </w:r>
          </w:p>
        </w:tc>
        <w:tc>
          <w:tcPr>
            <w:tcW w:w="1194" w:type="dxa"/>
            <w:vAlign w:val="center"/>
          </w:tcPr>
          <w:p w14:paraId="729A4920"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5936" w:type="dxa"/>
            <w:vAlign w:val="center"/>
          </w:tcPr>
          <w:p w14:paraId="23F43661"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1980" w:type="dxa"/>
            <w:vAlign w:val="center"/>
          </w:tcPr>
          <w:p w14:paraId="6AD6F47D"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r>
      <w:tr w:rsidR="00F67062" w:rsidRPr="004C7636" w14:paraId="4CC14F4F"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4826AC18"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SNTUC</w:t>
            </w:r>
          </w:p>
        </w:tc>
        <w:tc>
          <w:tcPr>
            <w:tcW w:w="1250" w:type="dxa"/>
            <w:vAlign w:val="center"/>
          </w:tcPr>
          <w:p w14:paraId="0EA4FEAC"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Tucannon River</w:t>
            </w:r>
          </w:p>
        </w:tc>
        <w:tc>
          <w:tcPr>
            <w:tcW w:w="898" w:type="dxa"/>
            <w:vAlign w:val="center"/>
          </w:tcPr>
          <w:p w14:paraId="6ACAB9D0"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7E475CA4"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2B9F7FE"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036B7ADB" w14:textId="7777777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The only other population in the MPG, SNASO, is considered functionally extirpated and so high-precision monitoring is desired. IPTDS-based abundance monitoring of the SNTUC-s population is (at least partially) reliant on “fallbacks” PIT-tagged at Lower Granite Dam, and so only provides low-precision monitoring. Alternate high-precision methods should be considered if not already in place; however, if IPTDS could be used to support high-precision monitoring, their funding could be considered under the IPTDS O&amp;M project. </w:t>
            </w:r>
          </w:p>
        </w:tc>
        <w:tc>
          <w:tcPr>
            <w:tcW w:w="1980" w:type="dxa"/>
            <w:vAlign w:val="center"/>
          </w:tcPr>
          <w:p w14:paraId="4D54E425" w14:textId="7777777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Consider funding IPTDS in the SNTUC population if they could support high-resolution monitoring.</w:t>
            </w:r>
          </w:p>
        </w:tc>
      </w:tr>
    </w:tbl>
    <w:p w14:paraId="2F0C6ACF" w14:textId="77777777" w:rsidR="00F67062" w:rsidRDefault="00F67062" w:rsidP="00F67062">
      <w:pPr>
        <w:rPr>
          <w:rFonts w:cs="Times New Roman"/>
          <w:b/>
          <w:bCs/>
        </w:rPr>
      </w:pPr>
    </w:p>
    <w:p w14:paraId="0A6A4A43" w14:textId="77777777" w:rsidR="00F67062" w:rsidRDefault="00F67062" w:rsidP="00F67062">
      <w:pPr>
        <w:rPr>
          <w:rFonts w:cs="Times New Roman"/>
          <w:b/>
          <w:bCs/>
        </w:rPr>
      </w:pPr>
    </w:p>
    <w:p w14:paraId="59E13D14" w14:textId="7168AE98" w:rsidR="00F67062" w:rsidRDefault="00F67062">
      <w:pPr>
        <w:rPr>
          <w:rFonts w:eastAsiaTheme="majorEastAsia" w:cstheme="majorBidi"/>
          <w:b/>
          <w:caps/>
          <w:sz w:val="24"/>
          <w:szCs w:val="32"/>
        </w:rPr>
      </w:pPr>
    </w:p>
    <w:p w14:paraId="619690AB" w14:textId="77777777" w:rsidR="00F67062" w:rsidRDefault="00F67062">
      <w:pPr>
        <w:rPr>
          <w:rFonts w:eastAsiaTheme="majorEastAsia" w:cstheme="majorBidi"/>
          <w:b/>
          <w:caps/>
          <w:sz w:val="24"/>
          <w:szCs w:val="32"/>
        </w:rPr>
      </w:pPr>
      <w:r>
        <w:br w:type="page"/>
      </w:r>
    </w:p>
    <w:p w14:paraId="5311E79E" w14:textId="4C4080B5" w:rsidR="002F7455" w:rsidRDefault="008F6A2A" w:rsidP="008F6A2A">
      <w:pPr>
        <w:pStyle w:val="Heading1"/>
        <w:jc w:val="center"/>
      </w:pPr>
      <w:bookmarkStart w:id="156" w:name="_Ref164257126"/>
      <w:bookmarkStart w:id="157" w:name="_Toc164257262"/>
      <w:r>
        <w:lastRenderedPageBreak/>
        <w:t xml:space="preserve">APPENDIX </w:t>
      </w:r>
      <w:r w:rsidR="00F67062">
        <w:t>B</w:t>
      </w:r>
      <w:r>
        <w:t>. Recovery Scenarios for Snake River Populations</w:t>
      </w:r>
      <w:bookmarkEnd w:id="96"/>
      <w:bookmarkEnd w:id="156"/>
      <w:bookmarkEnd w:id="157"/>
    </w:p>
    <w:p w14:paraId="04AAFCA6" w14:textId="77777777" w:rsidR="0053510D" w:rsidRDefault="0053510D" w:rsidP="0062321B">
      <w:pPr>
        <w:pStyle w:val="Caption"/>
      </w:pPr>
    </w:p>
    <w:p w14:paraId="05BD42AF" w14:textId="63F0C10D" w:rsidR="008F6A2A" w:rsidRDefault="0062321B" w:rsidP="0062321B">
      <w:pPr>
        <w:pStyle w:val="Caption"/>
      </w:pPr>
      <w:r>
        <w:t xml:space="preserve">Table </w:t>
      </w:r>
      <w:fldSimple w:instr=" SEQ Table \* ARABIC ">
        <w:r w:rsidR="00B96B7C">
          <w:rPr>
            <w:noProof/>
          </w:rPr>
          <w:t>16</w:t>
        </w:r>
      </w:fldSimple>
      <w:r>
        <w:t>. Recovery scenarios for Snake River Basin Steelhead MPGs. Adapted from NOAA (2017).</w:t>
      </w:r>
    </w:p>
    <w:tbl>
      <w:tblPr>
        <w:tblStyle w:val="GridTable4-Accent2"/>
        <w:tblW w:w="13045" w:type="dxa"/>
        <w:tblLook w:val="04A0" w:firstRow="1" w:lastRow="0" w:firstColumn="1" w:lastColumn="0" w:noHBand="0" w:noVBand="1"/>
      </w:tblPr>
      <w:tblGrid>
        <w:gridCol w:w="1603"/>
        <w:gridCol w:w="1618"/>
        <w:gridCol w:w="1342"/>
        <w:gridCol w:w="983"/>
        <w:gridCol w:w="1553"/>
        <w:gridCol w:w="5946"/>
      </w:tblGrid>
      <w:tr w:rsidR="00D946CD" w:rsidRPr="008F6A2A" w14:paraId="050F4DAF" w14:textId="77777777" w:rsidTr="00CA551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6249C3B0" w14:textId="3DB16730" w:rsidR="00CC41D8" w:rsidRPr="008F6A2A" w:rsidRDefault="00CC41D8" w:rsidP="00CC41D8">
            <w:pPr>
              <w:jc w:val="center"/>
              <w:rPr>
                <w:color w:val="000000" w:themeColor="text1"/>
                <w:sz w:val="20"/>
                <w:szCs w:val="20"/>
              </w:rPr>
            </w:pPr>
            <w:r>
              <w:rPr>
                <w:color w:val="000000" w:themeColor="text1"/>
                <w:sz w:val="20"/>
                <w:szCs w:val="20"/>
              </w:rPr>
              <w:t>MPG &amp; Pop ID</w:t>
            </w:r>
          </w:p>
        </w:tc>
        <w:tc>
          <w:tcPr>
            <w:tcW w:w="1626" w:type="dxa"/>
            <w:vAlign w:val="center"/>
          </w:tcPr>
          <w:p w14:paraId="1B3C7A3C" w14:textId="17E841A9" w:rsidR="00CC41D8" w:rsidRPr="008F6A2A" w:rsidRDefault="00CC41D8" w:rsidP="00CC41D8">
            <w:pPr>
              <w:jc w:val="cente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8F6A2A">
              <w:rPr>
                <w:color w:val="000000" w:themeColor="text1"/>
                <w:sz w:val="20"/>
                <w:szCs w:val="20"/>
              </w:rPr>
              <w:t>Population</w:t>
            </w:r>
            <w:r>
              <w:rPr>
                <w:color w:val="000000" w:themeColor="text1"/>
                <w:sz w:val="20"/>
                <w:szCs w:val="20"/>
              </w:rPr>
              <w:t xml:space="preserve"> Name</w:t>
            </w:r>
          </w:p>
        </w:tc>
        <w:tc>
          <w:tcPr>
            <w:tcW w:w="1344" w:type="dxa"/>
            <w:vAlign w:val="center"/>
          </w:tcPr>
          <w:p w14:paraId="7A2A0272" w14:textId="460A9DA1" w:rsidR="00CC41D8" w:rsidRPr="008F6A2A" w:rsidRDefault="00CC41D8" w:rsidP="00CC41D8">
            <w:pPr>
              <w:jc w:val="cente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8F6A2A">
              <w:rPr>
                <w:color w:val="000000" w:themeColor="text1"/>
                <w:sz w:val="20"/>
                <w:szCs w:val="20"/>
              </w:rPr>
              <w:t>Size Category</w:t>
            </w:r>
          </w:p>
        </w:tc>
        <w:tc>
          <w:tcPr>
            <w:tcW w:w="861" w:type="dxa"/>
            <w:vAlign w:val="center"/>
          </w:tcPr>
          <w:p w14:paraId="38ACC786" w14:textId="5A84032F" w:rsidR="00CC41D8" w:rsidRPr="008F6A2A" w:rsidRDefault="00CC41D8" w:rsidP="00CC41D8">
            <w:pPr>
              <w:jc w:val="cente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8F6A2A">
              <w:rPr>
                <w:color w:val="000000" w:themeColor="text1"/>
                <w:sz w:val="20"/>
                <w:szCs w:val="20"/>
              </w:rPr>
              <w:t>Adult Life History Type</w:t>
            </w:r>
          </w:p>
        </w:tc>
        <w:tc>
          <w:tcPr>
            <w:tcW w:w="1562" w:type="dxa"/>
            <w:vAlign w:val="center"/>
          </w:tcPr>
          <w:p w14:paraId="576F401C" w14:textId="039E8C5A" w:rsidR="00CC41D8" w:rsidRPr="008F6A2A" w:rsidRDefault="00CC41D8" w:rsidP="00CC41D8">
            <w:pPr>
              <w:jc w:val="cente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8F6A2A">
              <w:rPr>
                <w:color w:val="000000" w:themeColor="text1"/>
                <w:sz w:val="20"/>
                <w:szCs w:val="20"/>
              </w:rPr>
              <w:t>Role In Scenario</w:t>
            </w:r>
          </w:p>
        </w:tc>
        <w:tc>
          <w:tcPr>
            <w:tcW w:w="6037" w:type="dxa"/>
            <w:vAlign w:val="center"/>
          </w:tcPr>
          <w:p w14:paraId="61FB699B" w14:textId="58D93CE1" w:rsidR="00CC41D8" w:rsidRPr="008F6A2A" w:rsidRDefault="00CC41D8" w:rsidP="00CC41D8">
            <w:pPr>
              <w:jc w:val="cente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8F6A2A">
              <w:rPr>
                <w:color w:val="000000" w:themeColor="text1"/>
                <w:sz w:val="20"/>
                <w:szCs w:val="20"/>
              </w:rPr>
              <w:t>Considerations</w:t>
            </w:r>
          </w:p>
        </w:tc>
      </w:tr>
      <w:tr w:rsidR="00CC41D8" w:rsidRPr="008F6A2A" w14:paraId="1A3EFB10"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F4B083" w:themeFill="accent2" w:themeFillTint="99"/>
          </w:tcPr>
          <w:p w14:paraId="35B9214B" w14:textId="5B15CC0A" w:rsidR="00CC41D8" w:rsidRPr="008F6A2A" w:rsidRDefault="00CC41D8" w:rsidP="007617E5">
            <w:pPr>
              <w:rPr>
                <w:sz w:val="20"/>
                <w:szCs w:val="20"/>
              </w:rPr>
            </w:pPr>
            <w:r>
              <w:rPr>
                <w:sz w:val="20"/>
                <w:szCs w:val="20"/>
              </w:rPr>
              <w:t>Salmon River</w:t>
            </w:r>
          </w:p>
        </w:tc>
      </w:tr>
      <w:tr w:rsidR="00D946CD" w:rsidRPr="008F6A2A" w14:paraId="61F57B02"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20CBE576" w14:textId="54CF98B2" w:rsidR="00CC41D8" w:rsidRPr="008F6A2A" w:rsidRDefault="00CC41D8" w:rsidP="00CC41D8">
            <w:pPr>
              <w:jc w:val="center"/>
              <w:rPr>
                <w:sz w:val="20"/>
                <w:szCs w:val="20"/>
              </w:rPr>
            </w:pPr>
            <w:r w:rsidRPr="00887F08">
              <w:rPr>
                <w:rFonts w:cs="Times New Roman"/>
                <w:b w:val="0"/>
                <w:bCs w:val="0"/>
                <w:sz w:val="20"/>
                <w:szCs w:val="20"/>
              </w:rPr>
              <w:t>SRUMA-s</w:t>
            </w:r>
          </w:p>
        </w:tc>
        <w:tc>
          <w:tcPr>
            <w:tcW w:w="1626" w:type="dxa"/>
            <w:vAlign w:val="center"/>
          </w:tcPr>
          <w:p w14:paraId="7D324CDB" w14:textId="3B21C3E7"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D65084">
              <w:rPr>
                <w:rFonts w:cs="Times New Roman"/>
                <w:sz w:val="20"/>
                <w:szCs w:val="20"/>
              </w:rPr>
              <w:t>Salmon River upper mainstem</w:t>
            </w:r>
          </w:p>
        </w:tc>
        <w:tc>
          <w:tcPr>
            <w:tcW w:w="1344" w:type="dxa"/>
            <w:vAlign w:val="center"/>
          </w:tcPr>
          <w:p w14:paraId="0DBB68AB" w14:textId="3C1DA476"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Intermediate</w:t>
            </w:r>
          </w:p>
        </w:tc>
        <w:tc>
          <w:tcPr>
            <w:tcW w:w="861" w:type="dxa"/>
            <w:vAlign w:val="center"/>
          </w:tcPr>
          <w:p w14:paraId="69AB2C61" w14:textId="7A3C38FF"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A-Run</w:t>
            </w:r>
          </w:p>
        </w:tc>
        <w:tc>
          <w:tcPr>
            <w:tcW w:w="1562" w:type="dxa"/>
            <w:vAlign w:val="center"/>
          </w:tcPr>
          <w:p w14:paraId="66D27148" w14:textId="7D27E90A"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Maintained</w:t>
            </w:r>
          </w:p>
        </w:tc>
        <w:tc>
          <w:tcPr>
            <w:tcW w:w="6037" w:type="dxa"/>
            <w:vAlign w:val="center"/>
          </w:tcPr>
          <w:p w14:paraId="3250D483" w14:textId="4A5AB68B"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CC41D8">
              <w:rPr>
                <w:sz w:val="20"/>
                <w:szCs w:val="20"/>
              </w:rPr>
              <w:t xml:space="preserve">Population has some hatchery influence, with some from out-of-MPG. </w:t>
            </w:r>
            <w:commentRangeStart w:id="158"/>
            <w:r w:rsidR="002C36D3" w:rsidRPr="00CC41D8">
              <w:rPr>
                <w:sz w:val="20"/>
                <w:szCs w:val="20"/>
              </w:rPr>
              <w:t>There has been little monitoring of the population</w:t>
            </w:r>
            <w:commentRangeEnd w:id="158"/>
            <w:r w:rsidR="002C36D3">
              <w:rPr>
                <w:rStyle w:val="CommentReference"/>
              </w:rPr>
              <w:commentReference w:id="158"/>
            </w:r>
          </w:p>
        </w:tc>
      </w:tr>
      <w:tr w:rsidR="00D946CD" w:rsidRPr="008F6A2A" w14:paraId="32B390E0"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1E02042C" w14:textId="19653A3B" w:rsidR="00CC41D8" w:rsidRPr="008F6A2A" w:rsidRDefault="00CC41D8" w:rsidP="00CC41D8">
            <w:pPr>
              <w:jc w:val="center"/>
              <w:rPr>
                <w:sz w:val="20"/>
                <w:szCs w:val="20"/>
              </w:rPr>
            </w:pPr>
            <w:r w:rsidRPr="00887F08">
              <w:rPr>
                <w:rFonts w:cs="Times New Roman"/>
                <w:b w:val="0"/>
                <w:bCs w:val="0"/>
                <w:sz w:val="20"/>
                <w:szCs w:val="20"/>
              </w:rPr>
              <w:t>SREFS-s</w:t>
            </w:r>
          </w:p>
        </w:tc>
        <w:tc>
          <w:tcPr>
            <w:tcW w:w="1626" w:type="dxa"/>
            <w:vAlign w:val="center"/>
          </w:tcPr>
          <w:p w14:paraId="217CD844" w14:textId="5B779D95"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D65084">
              <w:rPr>
                <w:rFonts w:cs="Times New Roman"/>
                <w:sz w:val="20"/>
                <w:szCs w:val="20"/>
              </w:rPr>
              <w:t>East Fork Salmon River</w:t>
            </w:r>
          </w:p>
        </w:tc>
        <w:tc>
          <w:tcPr>
            <w:tcW w:w="1344" w:type="dxa"/>
            <w:vAlign w:val="center"/>
          </w:tcPr>
          <w:p w14:paraId="4D8168B1" w14:textId="41496698"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Intermediate</w:t>
            </w:r>
          </w:p>
        </w:tc>
        <w:tc>
          <w:tcPr>
            <w:tcW w:w="861" w:type="dxa"/>
            <w:vAlign w:val="center"/>
          </w:tcPr>
          <w:p w14:paraId="789A2CC8" w14:textId="165D337C"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A-Run</w:t>
            </w:r>
          </w:p>
        </w:tc>
        <w:tc>
          <w:tcPr>
            <w:tcW w:w="1562" w:type="dxa"/>
            <w:vAlign w:val="center"/>
          </w:tcPr>
          <w:p w14:paraId="4DB4F6BB" w14:textId="1FB51704"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Maintained</w:t>
            </w:r>
          </w:p>
        </w:tc>
        <w:tc>
          <w:tcPr>
            <w:tcW w:w="6037" w:type="dxa"/>
            <w:vAlign w:val="center"/>
          </w:tcPr>
          <w:p w14:paraId="326A4A5D" w14:textId="5313B4FB"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62321B">
              <w:rPr>
                <w:sz w:val="20"/>
                <w:szCs w:val="20"/>
              </w:rPr>
              <w:t xml:space="preserve">Population has hatchery influence, with some from out-of-MPG. There </w:t>
            </w:r>
            <w:commentRangeStart w:id="159"/>
            <w:r w:rsidR="002C36D3" w:rsidRPr="0062321B">
              <w:rPr>
                <w:sz w:val="20"/>
                <w:szCs w:val="20"/>
              </w:rPr>
              <w:t>has been little monitoring of the population</w:t>
            </w:r>
            <w:commentRangeEnd w:id="159"/>
            <w:r w:rsidR="002C36D3">
              <w:rPr>
                <w:rStyle w:val="CommentReference"/>
              </w:rPr>
              <w:commentReference w:id="159"/>
            </w:r>
            <w:r w:rsidRPr="0062321B">
              <w:rPr>
                <w:sz w:val="20"/>
                <w:szCs w:val="20"/>
              </w:rPr>
              <w:t>.</w:t>
            </w:r>
            <w:r w:rsidR="002C36D3">
              <w:rPr>
                <w:sz w:val="20"/>
                <w:szCs w:val="20"/>
              </w:rPr>
              <w:t xml:space="preserve"> </w:t>
            </w:r>
            <w:ins w:id="160" w:author="Mike Ackerman" w:date="2024-05-28T11:11:00Z">
              <w:r w:rsidR="002C36D3">
                <w:rPr>
                  <w:sz w:val="20"/>
                  <w:szCs w:val="20"/>
                </w:rPr>
                <w:t>Active hatchery supplementation.</w:t>
              </w:r>
            </w:ins>
          </w:p>
        </w:tc>
      </w:tr>
      <w:tr w:rsidR="00D946CD" w:rsidRPr="008F6A2A" w14:paraId="2100D3BB"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5ACB357F" w14:textId="16E54728" w:rsidR="00CC41D8" w:rsidRPr="008F6A2A" w:rsidRDefault="00CC41D8" w:rsidP="00CC41D8">
            <w:pPr>
              <w:jc w:val="center"/>
              <w:rPr>
                <w:sz w:val="20"/>
                <w:szCs w:val="20"/>
              </w:rPr>
            </w:pPr>
            <w:r w:rsidRPr="00887F08">
              <w:rPr>
                <w:rFonts w:cs="Times New Roman"/>
                <w:b w:val="0"/>
                <w:bCs w:val="0"/>
                <w:sz w:val="20"/>
                <w:szCs w:val="20"/>
              </w:rPr>
              <w:t>SRPAH-s</w:t>
            </w:r>
          </w:p>
        </w:tc>
        <w:tc>
          <w:tcPr>
            <w:tcW w:w="1626" w:type="dxa"/>
            <w:vAlign w:val="center"/>
          </w:tcPr>
          <w:p w14:paraId="2DC9B8F8" w14:textId="74E77DD4"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D65084">
              <w:rPr>
                <w:rFonts w:cs="Times New Roman"/>
                <w:sz w:val="20"/>
                <w:szCs w:val="20"/>
              </w:rPr>
              <w:t>Pahsimeroi River</w:t>
            </w:r>
          </w:p>
        </w:tc>
        <w:tc>
          <w:tcPr>
            <w:tcW w:w="1344" w:type="dxa"/>
            <w:vAlign w:val="center"/>
          </w:tcPr>
          <w:p w14:paraId="2EC9C289" w14:textId="379C30A9"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Intermediate</w:t>
            </w:r>
          </w:p>
        </w:tc>
        <w:tc>
          <w:tcPr>
            <w:tcW w:w="861" w:type="dxa"/>
            <w:vAlign w:val="center"/>
          </w:tcPr>
          <w:p w14:paraId="0D38BD57" w14:textId="6DC1C979"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A-Run</w:t>
            </w:r>
          </w:p>
        </w:tc>
        <w:tc>
          <w:tcPr>
            <w:tcW w:w="1562" w:type="dxa"/>
            <w:vAlign w:val="center"/>
          </w:tcPr>
          <w:p w14:paraId="54C47597" w14:textId="0140B738"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Maintained</w:t>
            </w:r>
          </w:p>
        </w:tc>
        <w:tc>
          <w:tcPr>
            <w:tcW w:w="6037" w:type="dxa"/>
            <w:vAlign w:val="center"/>
          </w:tcPr>
          <w:p w14:paraId="0FE00A89" w14:textId="06970993"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62321B">
              <w:rPr>
                <w:sz w:val="20"/>
                <w:szCs w:val="20"/>
              </w:rPr>
              <w:t xml:space="preserve">Population has some hatchery influence from out-of-MPG. There has been </w:t>
            </w:r>
            <w:commentRangeStart w:id="161"/>
            <w:r w:rsidR="002C36D3" w:rsidRPr="0062321B">
              <w:rPr>
                <w:sz w:val="20"/>
                <w:szCs w:val="20"/>
              </w:rPr>
              <w:t xml:space="preserve">little monitoring of the population. </w:t>
            </w:r>
            <w:commentRangeEnd w:id="161"/>
            <w:r w:rsidR="002C36D3">
              <w:rPr>
                <w:rStyle w:val="CommentReference"/>
              </w:rPr>
              <w:commentReference w:id="161"/>
            </w:r>
            <w:r w:rsidRPr="0062321B">
              <w:rPr>
                <w:sz w:val="20"/>
                <w:szCs w:val="20"/>
              </w:rPr>
              <w:t>Active hatchery supplementation.</w:t>
            </w:r>
          </w:p>
        </w:tc>
      </w:tr>
      <w:tr w:rsidR="00D946CD" w:rsidRPr="008F6A2A" w14:paraId="1D61E9AD"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1024B118" w14:textId="6FD325F9" w:rsidR="00CC41D8" w:rsidRPr="008F6A2A" w:rsidRDefault="00CC41D8" w:rsidP="00CC41D8">
            <w:pPr>
              <w:jc w:val="center"/>
              <w:rPr>
                <w:sz w:val="20"/>
                <w:szCs w:val="20"/>
              </w:rPr>
            </w:pPr>
            <w:r w:rsidRPr="00887F08">
              <w:rPr>
                <w:rFonts w:cs="Times New Roman"/>
                <w:b w:val="0"/>
                <w:bCs w:val="0"/>
                <w:sz w:val="20"/>
                <w:szCs w:val="20"/>
              </w:rPr>
              <w:t>SRLEM-s</w:t>
            </w:r>
          </w:p>
        </w:tc>
        <w:tc>
          <w:tcPr>
            <w:tcW w:w="1626" w:type="dxa"/>
            <w:vAlign w:val="center"/>
          </w:tcPr>
          <w:p w14:paraId="37C77BFC" w14:textId="1264BA52"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D65084">
              <w:rPr>
                <w:rFonts w:cs="Times New Roman"/>
                <w:sz w:val="20"/>
                <w:szCs w:val="20"/>
              </w:rPr>
              <w:t>Lemhi River</w:t>
            </w:r>
          </w:p>
        </w:tc>
        <w:tc>
          <w:tcPr>
            <w:tcW w:w="1344" w:type="dxa"/>
            <w:vAlign w:val="center"/>
          </w:tcPr>
          <w:p w14:paraId="7AEC3E39" w14:textId="07448671"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Intermediate</w:t>
            </w:r>
          </w:p>
        </w:tc>
        <w:tc>
          <w:tcPr>
            <w:tcW w:w="861" w:type="dxa"/>
            <w:vAlign w:val="center"/>
          </w:tcPr>
          <w:p w14:paraId="541BFC14" w14:textId="261465CD"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A-Run</w:t>
            </w:r>
          </w:p>
        </w:tc>
        <w:tc>
          <w:tcPr>
            <w:tcW w:w="1562" w:type="dxa"/>
            <w:vAlign w:val="center"/>
          </w:tcPr>
          <w:p w14:paraId="50A27058" w14:textId="2AC18CC0"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Viable</w:t>
            </w:r>
          </w:p>
        </w:tc>
        <w:tc>
          <w:tcPr>
            <w:tcW w:w="6037" w:type="dxa"/>
            <w:vAlign w:val="center"/>
          </w:tcPr>
          <w:p w14:paraId="02BCBB16" w14:textId="41B4EEAD"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62321B">
              <w:rPr>
                <w:sz w:val="20"/>
                <w:szCs w:val="20"/>
              </w:rPr>
              <w:t xml:space="preserve">Targeted for viability. Population has some hatchery influence from out-of-MPG. </w:t>
            </w:r>
            <w:commentRangeStart w:id="162"/>
            <w:del w:id="163" w:author="Mike Ackerman" w:date="2024-05-28T11:13:00Z">
              <w:r w:rsidRPr="0062321B" w:rsidDel="002C36D3">
                <w:rPr>
                  <w:sz w:val="20"/>
                  <w:szCs w:val="20"/>
                </w:rPr>
                <w:delText>There has been little monitoring of the population.</w:delText>
              </w:r>
            </w:del>
            <w:commentRangeEnd w:id="162"/>
            <w:r w:rsidR="002C36D3">
              <w:rPr>
                <w:rStyle w:val="CommentReference"/>
              </w:rPr>
              <w:commentReference w:id="162"/>
            </w:r>
          </w:p>
        </w:tc>
      </w:tr>
      <w:tr w:rsidR="00D946CD" w:rsidRPr="008F6A2A" w14:paraId="4E2F0E5C"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2D7EE7F1" w14:textId="3D4C8ED1" w:rsidR="00CC41D8" w:rsidRPr="008F6A2A" w:rsidRDefault="00CC41D8" w:rsidP="00CC41D8">
            <w:pPr>
              <w:jc w:val="center"/>
              <w:rPr>
                <w:sz w:val="20"/>
                <w:szCs w:val="20"/>
              </w:rPr>
            </w:pPr>
            <w:r w:rsidRPr="00887F08">
              <w:rPr>
                <w:rFonts w:cs="Times New Roman"/>
                <w:b w:val="0"/>
                <w:bCs w:val="0"/>
                <w:sz w:val="20"/>
                <w:szCs w:val="20"/>
              </w:rPr>
              <w:t>SRNFS-s</w:t>
            </w:r>
          </w:p>
        </w:tc>
        <w:tc>
          <w:tcPr>
            <w:tcW w:w="1626" w:type="dxa"/>
            <w:vAlign w:val="center"/>
          </w:tcPr>
          <w:p w14:paraId="504E4B8B" w14:textId="3D0FB627"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D65084">
              <w:rPr>
                <w:rFonts w:cs="Times New Roman"/>
                <w:sz w:val="20"/>
                <w:szCs w:val="20"/>
              </w:rPr>
              <w:t>North Fork Salmon River</w:t>
            </w:r>
          </w:p>
        </w:tc>
        <w:tc>
          <w:tcPr>
            <w:tcW w:w="1344" w:type="dxa"/>
            <w:vAlign w:val="center"/>
          </w:tcPr>
          <w:p w14:paraId="66B4FF17" w14:textId="26197BC5"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Intermediate</w:t>
            </w:r>
          </w:p>
        </w:tc>
        <w:tc>
          <w:tcPr>
            <w:tcW w:w="861" w:type="dxa"/>
            <w:vAlign w:val="center"/>
          </w:tcPr>
          <w:p w14:paraId="48AB0F43" w14:textId="5746008D"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A-Run</w:t>
            </w:r>
          </w:p>
        </w:tc>
        <w:tc>
          <w:tcPr>
            <w:tcW w:w="1562" w:type="dxa"/>
            <w:vAlign w:val="center"/>
          </w:tcPr>
          <w:p w14:paraId="65756B7C" w14:textId="5E417E70"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Maintained</w:t>
            </w:r>
          </w:p>
        </w:tc>
        <w:tc>
          <w:tcPr>
            <w:tcW w:w="6037" w:type="dxa"/>
            <w:vAlign w:val="center"/>
          </w:tcPr>
          <w:p w14:paraId="64A94E55" w14:textId="09D065F6"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62321B">
              <w:rPr>
                <w:sz w:val="20"/>
                <w:szCs w:val="20"/>
              </w:rPr>
              <w:t>Some hatchery influence from out-of-MPG stock.</w:t>
            </w:r>
          </w:p>
        </w:tc>
      </w:tr>
      <w:tr w:rsidR="00D946CD" w:rsidRPr="008F6A2A" w14:paraId="5E99B5DC"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003FC4B7" w14:textId="1ECBC1EC" w:rsidR="00CC41D8" w:rsidRPr="008F6A2A" w:rsidRDefault="00CC41D8" w:rsidP="00CC41D8">
            <w:pPr>
              <w:jc w:val="center"/>
              <w:rPr>
                <w:sz w:val="20"/>
                <w:szCs w:val="20"/>
              </w:rPr>
            </w:pPr>
            <w:r w:rsidRPr="00887F08">
              <w:rPr>
                <w:rFonts w:cs="Times New Roman"/>
                <w:b w:val="0"/>
                <w:bCs w:val="0"/>
                <w:sz w:val="20"/>
                <w:szCs w:val="20"/>
              </w:rPr>
              <w:t>SRPAN-s</w:t>
            </w:r>
          </w:p>
        </w:tc>
        <w:tc>
          <w:tcPr>
            <w:tcW w:w="1626" w:type="dxa"/>
            <w:vAlign w:val="center"/>
          </w:tcPr>
          <w:p w14:paraId="7E46C672" w14:textId="09DB46B7"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D65084">
              <w:rPr>
                <w:rFonts w:cs="Times New Roman"/>
                <w:sz w:val="20"/>
                <w:szCs w:val="20"/>
              </w:rPr>
              <w:t>Panther Creek</w:t>
            </w:r>
          </w:p>
        </w:tc>
        <w:tc>
          <w:tcPr>
            <w:tcW w:w="1344" w:type="dxa"/>
            <w:vAlign w:val="center"/>
          </w:tcPr>
          <w:p w14:paraId="7C37FA3F" w14:textId="3E6B73DE"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Basic</w:t>
            </w:r>
          </w:p>
        </w:tc>
        <w:tc>
          <w:tcPr>
            <w:tcW w:w="861" w:type="dxa"/>
            <w:vAlign w:val="center"/>
          </w:tcPr>
          <w:p w14:paraId="0A884664" w14:textId="3266381B"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A-Run</w:t>
            </w:r>
          </w:p>
        </w:tc>
        <w:tc>
          <w:tcPr>
            <w:tcW w:w="1562" w:type="dxa"/>
            <w:vAlign w:val="center"/>
          </w:tcPr>
          <w:p w14:paraId="2901156A" w14:textId="38530564"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Viable</w:t>
            </w:r>
          </w:p>
        </w:tc>
        <w:tc>
          <w:tcPr>
            <w:tcW w:w="6037" w:type="dxa"/>
            <w:vAlign w:val="center"/>
          </w:tcPr>
          <w:p w14:paraId="299F47FE" w14:textId="3611BD22"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62321B">
              <w:rPr>
                <w:sz w:val="20"/>
                <w:szCs w:val="20"/>
              </w:rPr>
              <w:t>Targeted for viability. Some hatchery influence, likely from out-of-MPG. Watershed is publically owned, could become very productive. Fewer water withdrawals than other populations.</w:t>
            </w:r>
          </w:p>
        </w:tc>
      </w:tr>
      <w:tr w:rsidR="00D946CD" w:rsidRPr="008F6A2A" w14:paraId="15B2CCF1"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03C16621" w14:textId="4D7CDD21" w:rsidR="00CC41D8" w:rsidRPr="008F6A2A" w:rsidRDefault="00CC41D8" w:rsidP="00CC41D8">
            <w:pPr>
              <w:jc w:val="center"/>
              <w:rPr>
                <w:sz w:val="20"/>
                <w:szCs w:val="20"/>
              </w:rPr>
            </w:pPr>
            <w:r w:rsidRPr="00887F08">
              <w:rPr>
                <w:rFonts w:cs="Times New Roman"/>
                <w:b w:val="0"/>
                <w:bCs w:val="0"/>
                <w:sz w:val="20"/>
                <w:szCs w:val="20"/>
              </w:rPr>
              <w:t>SRCHA-s</w:t>
            </w:r>
          </w:p>
        </w:tc>
        <w:tc>
          <w:tcPr>
            <w:tcW w:w="1626" w:type="dxa"/>
            <w:vAlign w:val="center"/>
          </w:tcPr>
          <w:p w14:paraId="2D77AD3F" w14:textId="4A3C2B9B"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D65084">
              <w:rPr>
                <w:rFonts w:cs="Times New Roman"/>
                <w:sz w:val="20"/>
                <w:szCs w:val="20"/>
              </w:rPr>
              <w:t>Chamberlain Creek</w:t>
            </w:r>
          </w:p>
        </w:tc>
        <w:tc>
          <w:tcPr>
            <w:tcW w:w="1344" w:type="dxa"/>
            <w:vAlign w:val="center"/>
          </w:tcPr>
          <w:p w14:paraId="633E18A2" w14:textId="16D4F658"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Basic</w:t>
            </w:r>
          </w:p>
        </w:tc>
        <w:tc>
          <w:tcPr>
            <w:tcW w:w="861" w:type="dxa"/>
            <w:vAlign w:val="center"/>
          </w:tcPr>
          <w:p w14:paraId="6043FB61" w14:textId="71812F3C"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A-Run</w:t>
            </w:r>
          </w:p>
        </w:tc>
        <w:tc>
          <w:tcPr>
            <w:tcW w:w="1562" w:type="dxa"/>
            <w:vAlign w:val="center"/>
          </w:tcPr>
          <w:p w14:paraId="2B0FB419" w14:textId="51E2D02D"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Viable</w:t>
            </w:r>
          </w:p>
        </w:tc>
        <w:tc>
          <w:tcPr>
            <w:tcW w:w="6037" w:type="dxa"/>
            <w:vAlign w:val="center"/>
          </w:tcPr>
          <w:p w14:paraId="147CE03A" w14:textId="7AEA23B4"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62321B">
              <w:rPr>
                <w:sz w:val="20"/>
                <w:szCs w:val="20"/>
              </w:rPr>
              <w:t>Targeted for viability. A-run life-history strategy with very little hatchery influence. Natural river system characteristics. Population provides connectivity between populations in the South Fork, Middle Fork, and Upper Salmon River drainages</w:t>
            </w:r>
            <w:r>
              <w:rPr>
                <w:sz w:val="20"/>
                <w:szCs w:val="20"/>
              </w:rPr>
              <w:t>.</w:t>
            </w:r>
          </w:p>
        </w:tc>
      </w:tr>
      <w:tr w:rsidR="00D946CD" w:rsidRPr="008F6A2A" w14:paraId="6F8EAC8A"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4363922B" w14:textId="0161B360" w:rsidR="00CC41D8" w:rsidRPr="008F6A2A" w:rsidRDefault="00CC41D8" w:rsidP="00CC41D8">
            <w:pPr>
              <w:jc w:val="center"/>
              <w:rPr>
                <w:sz w:val="20"/>
                <w:szCs w:val="20"/>
              </w:rPr>
            </w:pPr>
            <w:r w:rsidRPr="00887F08">
              <w:rPr>
                <w:rFonts w:cs="Times New Roman"/>
                <w:b w:val="0"/>
                <w:bCs w:val="0"/>
                <w:sz w:val="20"/>
                <w:szCs w:val="20"/>
              </w:rPr>
              <w:t>MFUMA-s</w:t>
            </w:r>
          </w:p>
        </w:tc>
        <w:tc>
          <w:tcPr>
            <w:tcW w:w="1626" w:type="dxa"/>
            <w:vAlign w:val="center"/>
          </w:tcPr>
          <w:p w14:paraId="5DEB5A07" w14:textId="1C2B2A17"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D65084">
              <w:rPr>
                <w:rFonts w:cs="Times New Roman"/>
                <w:sz w:val="20"/>
                <w:szCs w:val="20"/>
              </w:rPr>
              <w:t>Middle Fork Salmon River upper mainstem</w:t>
            </w:r>
          </w:p>
        </w:tc>
        <w:tc>
          <w:tcPr>
            <w:tcW w:w="1344" w:type="dxa"/>
            <w:vAlign w:val="center"/>
          </w:tcPr>
          <w:p w14:paraId="28E9B9A7" w14:textId="45631B6B"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Intermediate</w:t>
            </w:r>
          </w:p>
        </w:tc>
        <w:tc>
          <w:tcPr>
            <w:tcW w:w="861" w:type="dxa"/>
            <w:vAlign w:val="center"/>
          </w:tcPr>
          <w:p w14:paraId="2983FFDB" w14:textId="28F972E6"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Moderate B-Run</w:t>
            </w:r>
          </w:p>
        </w:tc>
        <w:tc>
          <w:tcPr>
            <w:tcW w:w="1562" w:type="dxa"/>
            <w:vAlign w:val="center"/>
          </w:tcPr>
          <w:p w14:paraId="47FB3346" w14:textId="05592D49"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Viable</w:t>
            </w:r>
          </w:p>
        </w:tc>
        <w:tc>
          <w:tcPr>
            <w:tcW w:w="6037" w:type="dxa"/>
            <w:vAlign w:val="center"/>
          </w:tcPr>
          <w:p w14:paraId="0AEADF8C" w14:textId="30D4FE75"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62321B">
              <w:rPr>
                <w:sz w:val="20"/>
                <w:szCs w:val="20"/>
              </w:rPr>
              <w:t>Targeted for viability. Moderate B-run component (15-40%) of population. Very little hatchery influence. Geographic separation from other targeted populations. Natural river system within wilderness boundaries.</w:t>
            </w:r>
          </w:p>
        </w:tc>
      </w:tr>
      <w:tr w:rsidR="00D946CD" w:rsidRPr="008F6A2A" w14:paraId="1B83E2C7"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473F8E32" w14:textId="3EFA8162" w:rsidR="00CC41D8" w:rsidRPr="008F6A2A" w:rsidRDefault="00CC41D8" w:rsidP="00CC41D8">
            <w:pPr>
              <w:jc w:val="center"/>
              <w:rPr>
                <w:sz w:val="20"/>
                <w:szCs w:val="20"/>
              </w:rPr>
            </w:pPr>
            <w:r w:rsidRPr="00887F08">
              <w:rPr>
                <w:rFonts w:cs="Times New Roman"/>
                <w:b w:val="0"/>
                <w:bCs w:val="0"/>
                <w:sz w:val="20"/>
                <w:szCs w:val="20"/>
              </w:rPr>
              <w:t>MFBIG-s</w:t>
            </w:r>
          </w:p>
        </w:tc>
        <w:tc>
          <w:tcPr>
            <w:tcW w:w="1626" w:type="dxa"/>
            <w:vAlign w:val="center"/>
          </w:tcPr>
          <w:p w14:paraId="6C3EE8E8" w14:textId="2B426774"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D65084">
              <w:rPr>
                <w:rFonts w:cs="Times New Roman"/>
                <w:sz w:val="20"/>
                <w:szCs w:val="20"/>
              </w:rPr>
              <w:t>Big, Camas, and Loon Creek</w:t>
            </w:r>
          </w:p>
        </w:tc>
        <w:tc>
          <w:tcPr>
            <w:tcW w:w="1344" w:type="dxa"/>
            <w:vAlign w:val="center"/>
          </w:tcPr>
          <w:p w14:paraId="4479F6D4" w14:textId="23F512D8"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Intermediate</w:t>
            </w:r>
          </w:p>
        </w:tc>
        <w:tc>
          <w:tcPr>
            <w:tcW w:w="861" w:type="dxa"/>
            <w:vAlign w:val="center"/>
          </w:tcPr>
          <w:p w14:paraId="15FF083F" w14:textId="52BB194B"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Moderate B-Run</w:t>
            </w:r>
          </w:p>
        </w:tc>
        <w:tc>
          <w:tcPr>
            <w:tcW w:w="1562" w:type="dxa"/>
            <w:vAlign w:val="center"/>
          </w:tcPr>
          <w:p w14:paraId="73EC1B92" w14:textId="492B0251"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Highly Viable</w:t>
            </w:r>
          </w:p>
        </w:tc>
        <w:tc>
          <w:tcPr>
            <w:tcW w:w="6037" w:type="dxa"/>
            <w:vAlign w:val="center"/>
          </w:tcPr>
          <w:p w14:paraId="43EAA334" w14:textId="0E32D284"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Targeted for viability. Moderate B-run component (15-40%) of population with little hatchery influence. Natural river system within wilderness boundaries.</w:t>
            </w:r>
          </w:p>
        </w:tc>
      </w:tr>
      <w:tr w:rsidR="00D946CD" w:rsidRPr="008F6A2A" w14:paraId="5912FA08"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1B1AB148" w14:textId="2D879D04" w:rsidR="00CC41D8" w:rsidRPr="008F6A2A" w:rsidRDefault="00CC41D8" w:rsidP="00CC41D8">
            <w:pPr>
              <w:jc w:val="center"/>
              <w:rPr>
                <w:sz w:val="20"/>
                <w:szCs w:val="20"/>
              </w:rPr>
            </w:pPr>
            <w:r w:rsidRPr="00887F08">
              <w:rPr>
                <w:rFonts w:cs="Times New Roman"/>
                <w:b w:val="0"/>
                <w:bCs w:val="0"/>
                <w:sz w:val="20"/>
                <w:szCs w:val="20"/>
              </w:rPr>
              <w:t>SFMAI-s</w:t>
            </w:r>
          </w:p>
        </w:tc>
        <w:tc>
          <w:tcPr>
            <w:tcW w:w="1626" w:type="dxa"/>
            <w:vAlign w:val="center"/>
          </w:tcPr>
          <w:p w14:paraId="6A0FD81E" w14:textId="469F6E0E"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D65084">
              <w:rPr>
                <w:rFonts w:cs="Times New Roman"/>
                <w:sz w:val="20"/>
                <w:szCs w:val="20"/>
              </w:rPr>
              <w:t>South Fork Salmon River</w:t>
            </w:r>
          </w:p>
        </w:tc>
        <w:tc>
          <w:tcPr>
            <w:tcW w:w="1344" w:type="dxa"/>
            <w:vAlign w:val="center"/>
          </w:tcPr>
          <w:p w14:paraId="7CE2E33E" w14:textId="16BA16A2"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Intermediate</w:t>
            </w:r>
          </w:p>
        </w:tc>
        <w:tc>
          <w:tcPr>
            <w:tcW w:w="861" w:type="dxa"/>
            <w:vAlign w:val="center"/>
          </w:tcPr>
          <w:p w14:paraId="2734B464" w14:textId="1F90EDA9"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High B-Run</w:t>
            </w:r>
          </w:p>
        </w:tc>
        <w:tc>
          <w:tcPr>
            <w:tcW w:w="1562" w:type="dxa"/>
            <w:vAlign w:val="center"/>
          </w:tcPr>
          <w:p w14:paraId="2BF92557" w14:textId="5825D253"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Viable</w:t>
            </w:r>
          </w:p>
        </w:tc>
        <w:tc>
          <w:tcPr>
            <w:tcW w:w="6037" w:type="dxa"/>
            <w:vAlign w:val="center"/>
          </w:tcPr>
          <w:p w14:paraId="101A3940" w14:textId="49538E98"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62321B">
              <w:rPr>
                <w:sz w:val="20"/>
                <w:szCs w:val="20"/>
              </w:rPr>
              <w:t xml:space="preserve">Targeted for viability. One of two populations in MPG with a strong B-run component (&gt;40% of population). No hatchery influence or effects. </w:t>
            </w:r>
            <w:r w:rsidRPr="0062321B">
              <w:rPr>
                <w:sz w:val="20"/>
                <w:szCs w:val="20"/>
              </w:rPr>
              <w:lastRenderedPageBreak/>
              <w:t>Natural river system characteristics. Located at downstream end of MPG. Would provide geographic distribution of viable populations.</w:t>
            </w:r>
          </w:p>
        </w:tc>
      </w:tr>
      <w:tr w:rsidR="00D946CD" w:rsidRPr="008F6A2A" w14:paraId="6FBC6AEA"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5208A166" w14:textId="6D4DF37D" w:rsidR="00CC41D8" w:rsidRPr="008F6A2A" w:rsidRDefault="00CC41D8" w:rsidP="00CC41D8">
            <w:pPr>
              <w:jc w:val="center"/>
              <w:rPr>
                <w:sz w:val="20"/>
                <w:szCs w:val="20"/>
              </w:rPr>
            </w:pPr>
            <w:r w:rsidRPr="00887F08">
              <w:rPr>
                <w:rFonts w:cs="Times New Roman"/>
                <w:b w:val="0"/>
                <w:bCs w:val="0"/>
                <w:sz w:val="20"/>
                <w:szCs w:val="20"/>
              </w:rPr>
              <w:t>SFSEC-s</w:t>
            </w:r>
          </w:p>
        </w:tc>
        <w:tc>
          <w:tcPr>
            <w:tcW w:w="1626" w:type="dxa"/>
            <w:vAlign w:val="center"/>
          </w:tcPr>
          <w:p w14:paraId="30249FF8" w14:textId="6282EB88"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D65084">
              <w:rPr>
                <w:rFonts w:cs="Times New Roman"/>
                <w:sz w:val="20"/>
                <w:szCs w:val="20"/>
              </w:rPr>
              <w:t>Secesh River</w:t>
            </w:r>
          </w:p>
        </w:tc>
        <w:tc>
          <w:tcPr>
            <w:tcW w:w="1344" w:type="dxa"/>
            <w:vAlign w:val="center"/>
          </w:tcPr>
          <w:p w14:paraId="0819C5BD" w14:textId="606AA8B2"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Basic</w:t>
            </w:r>
          </w:p>
        </w:tc>
        <w:tc>
          <w:tcPr>
            <w:tcW w:w="861" w:type="dxa"/>
            <w:vAlign w:val="center"/>
          </w:tcPr>
          <w:p w14:paraId="5FC39290" w14:textId="3DE9F978"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High B-Run</w:t>
            </w:r>
          </w:p>
        </w:tc>
        <w:tc>
          <w:tcPr>
            <w:tcW w:w="1562" w:type="dxa"/>
            <w:vAlign w:val="center"/>
          </w:tcPr>
          <w:p w14:paraId="6CDA9346" w14:textId="3E02A2FA"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Maintained</w:t>
            </w:r>
          </w:p>
        </w:tc>
        <w:tc>
          <w:tcPr>
            <w:tcW w:w="6037" w:type="dxa"/>
            <w:vAlign w:val="center"/>
          </w:tcPr>
          <w:p w14:paraId="1850D307" w14:textId="40E8188D"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CA5511">
              <w:rPr>
                <w:sz w:val="20"/>
                <w:szCs w:val="20"/>
              </w:rPr>
              <w:t>One of two populations in MPG with a strong B-run (&gt;40% of population). Genetically distinct. No hatchery influence or effects. Natural river system characteristics.</w:t>
            </w:r>
          </w:p>
        </w:tc>
      </w:tr>
      <w:tr w:rsidR="00D946CD" w:rsidRPr="008F6A2A" w14:paraId="6178460B"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6E3383B0" w14:textId="5392BA9D" w:rsidR="00CC41D8" w:rsidRPr="008F6A2A" w:rsidRDefault="00CC41D8" w:rsidP="00CC41D8">
            <w:pPr>
              <w:jc w:val="center"/>
              <w:rPr>
                <w:sz w:val="20"/>
                <w:szCs w:val="20"/>
              </w:rPr>
            </w:pPr>
            <w:r w:rsidRPr="00887F08">
              <w:rPr>
                <w:rFonts w:cs="Times New Roman"/>
                <w:b w:val="0"/>
                <w:bCs w:val="0"/>
                <w:sz w:val="20"/>
                <w:szCs w:val="20"/>
              </w:rPr>
              <w:t>SRLSR-s</w:t>
            </w:r>
          </w:p>
        </w:tc>
        <w:tc>
          <w:tcPr>
            <w:tcW w:w="1626" w:type="dxa"/>
            <w:vAlign w:val="center"/>
          </w:tcPr>
          <w:p w14:paraId="494FEC5A" w14:textId="3F0DFCB1"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D65084">
              <w:rPr>
                <w:rFonts w:cs="Times New Roman"/>
                <w:sz w:val="20"/>
                <w:szCs w:val="20"/>
              </w:rPr>
              <w:t>Little Salmon and Rapid River</w:t>
            </w:r>
          </w:p>
        </w:tc>
        <w:tc>
          <w:tcPr>
            <w:tcW w:w="1344" w:type="dxa"/>
            <w:vAlign w:val="center"/>
          </w:tcPr>
          <w:p w14:paraId="1A2B0473" w14:textId="4BE2E80C"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Intermediate</w:t>
            </w:r>
          </w:p>
        </w:tc>
        <w:tc>
          <w:tcPr>
            <w:tcW w:w="861" w:type="dxa"/>
            <w:vAlign w:val="center"/>
          </w:tcPr>
          <w:p w14:paraId="7F567BC0" w14:textId="14027476"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A-Run</w:t>
            </w:r>
          </w:p>
        </w:tc>
        <w:tc>
          <w:tcPr>
            <w:tcW w:w="1562" w:type="dxa"/>
            <w:vAlign w:val="center"/>
          </w:tcPr>
          <w:p w14:paraId="33D67BFF" w14:textId="06332F15"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Maintained</w:t>
            </w:r>
          </w:p>
        </w:tc>
        <w:tc>
          <w:tcPr>
            <w:tcW w:w="6037" w:type="dxa"/>
            <w:vAlign w:val="center"/>
          </w:tcPr>
          <w:p w14:paraId="465FBA3B" w14:textId="05855A64"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Population has some hatchery influence, which tends to be out-of-MPG (Dworshak B, Hells Canyon A). There has been little monitoring of the population except Rapid River.</w:t>
            </w:r>
          </w:p>
        </w:tc>
      </w:tr>
      <w:tr w:rsidR="00CC41D8" w:rsidRPr="008F6A2A" w14:paraId="3152E74F" w14:textId="77777777" w:rsidTr="007617E5">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F4B083" w:themeFill="accent2" w:themeFillTint="99"/>
          </w:tcPr>
          <w:p w14:paraId="00EA2325" w14:textId="145D8CB1" w:rsidR="00CC41D8" w:rsidRPr="008F6A2A" w:rsidRDefault="00CC41D8" w:rsidP="007617E5">
            <w:pPr>
              <w:rPr>
                <w:sz w:val="20"/>
                <w:szCs w:val="20"/>
              </w:rPr>
            </w:pPr>
            <w:r>
              <w:rPr>
                <w:sz w:val="20"/>
                <w:szCs w:val="20"/>
              </w:rPr>
              <w:t>Clearwater River</w:t>
            </w:r>
          </w:p>
        </w:tc>
      </w:tr>
      <w:tr w:rsidR="00D946CD" w:rsidRPr="008F6A2A" w14:paraId="2C01EDBB"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5131D922" w14:textId="0B4E3F19" w:rsidR="00CC41D8" w:rsidRPr="008F6A2A" w:rsidRDefault="00CC41D8" w:rsidP="00CC41D8">
            <w:pPr>
              <w:jc w:val="center"/>
              <w:rPr>
                <w:sz w:val="20"/>
                <w:szCs w:val="20"/>
              </w:rPr>
            </w:pPr>
            <w:r>
              <w:rPr>
                <w:rFonts w:cs="Times New Roman"/>
                <w:b w:val="0"/>
                <w:bCs w:val="0"/>
                <w:sz w:val="20"/>
                <w:szCs w:val="20"/>
              </w:rPr>
              <w:t>CRSEL-s</w:t>
            </w:r>
          </w:p>
        </w:tc>
        <w:tc>
          <w:tcPr>
            <w:tcW w:w="1626" w:type="dxa"/>
            <w:vAlign w:val="center"/>
          </w:tcPr>
          <w:p w14:paraId="0063C0E7" w14:textId="53D75AF4"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cs="Times New Roman"/>
                <w:sz w:val="20"/>
                <w:szCs w:val="20"/>
              </w:rPr>
              <w:t>Selway River</w:t>
            </w:r>
          </w:p>
        </w:tc>
        <w:tc>
          <w:tcPr>
            <w:tcW w:w="1344" w:type="dxa"/>
            <w:vAlign w:val="center"/>
          </w:tcPr>
          <w:p w14:paraId="0DEBFF57" w14:textId="6B6F5842"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Intermediate</w:t>
            </w:r>
          </w:p>
        </w:tc>
        <w:tc>
          <w:tcPr>
            <w:tcW w:w="861" w:type="dxa"/>
            <w:vAlign w:val="center"/>
          </w:tcPr>
          <w:p w14:paraId="31AF6089" w14:textId="1145475D"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High B-Run</w:t>
            </w:r>
          </w:p>
        </w:tc>
        <w:tc>
          <w:tcPr>
            <w:tcW w:w="1562" w:type="dxa"/>
            <w:vAlign w:val="center"/>
          </w:tcPr>
          <w:p w14:paraId="301724E5" w14:textId="05D1381E"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Viable</w:t>
            </w:r>
          </w:p>
        </w:tc>
        <w:tc>
          <w:tcPr>
            <w:tcW w:w="6037" w:type="dxa"/>
            <w:vAlign w:val="center"/>
          </w:tcPr>
          <w:p w14:paraId="02EF28EE" w14:textId="1C81C906"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Targeted for viability. B-run fish make up &gt;40% of population. Very little hatchery influence. Much of habitat in wilderness protection.</w:t>
            </w:r>
          </w:p>
        </w:tc>
      </w:tr>
      <w:tr w:rsidR="00D946CD" w:rsidRPr="008F6A2A" w14:paraId="75B93645"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4510763E" w14:textId="07C91750" w:rsidR="00CC41D8" w:rsidRPr="008F6A2A" w:rsidRDefault="00CC41D8" w:rsidP="00CC41D8">
            <w:pPr>
              <w:jc w:val="center"/>
              <w:rPr>
                <w:sz w:val="20"/>
                <w:szCs w:val="20"/>
              </w:rPr>
            </w:pPr>
            <w:r>
              <w:rPr>
                <w:rFonts w:cs="Times New Roman"/>
                <w:b w:val="0"/>
                <w:bCs w:val="0"/>
                <w:sz w:val="20"/>
                <w:szCs w:val="20"/>
              </w:rPr>
              <w:t>CRLOC-s</w:t>
            </w:r>
          </w:p>
        </w:tc>
        <w:tc>
          <w:tcPr>
            <w:tcW w:w="1626" w:type="dxa"/>
            <w:vAlign w:val="center"/>
          </w:tcPr>
          <w:p w14:paraId="239514A6" w14:textId="48901547"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cs="Times New Roman"/>
                <w:sz w:val="20"/>
                <w:szCs w:val="20"/>
              </w:rPr>
              <w:t>Lochsa River</w:t>
            </w:r>
          </w:p>
        </w:tc>
        <w:tc>
          <w:tcPr>
            <w:tcW w:w="1344" w:type="dxa"/>
            <w:vAlign w:val="center"/>
          </w:tcPr>
          <w:p w14:paraId="2945DBE7" w14:textId="72D597BC"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Intermediate</w:t>
            </w:r>
          </w:p>
        </w:tc>
        <w:tc>
          <w:tcPr>
            <w:tcW w:w="861" w:type="dxa"/>
            <w:vAlign w:val="center"/>
          </w:tcPr>
          <w:p w14:paraId="7811FE36" w14:textId="1528A1A6"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High B-Run</w:t>
            </w:r>
          </w:p>
        </w:tc>
        <w:tc>
          <w:tcPr>
            <w:tcW w:w="1562" w:type="dxa"/>
            <w:vAlign w:val="center"/>
          </w:tcPr>
          <w:p w14:paraId="655260E4" w14:textId="466294DD"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Highly Viable</w:t>
            </w:r>
          </w:p>
        </w:tc>
        <w:tc>
          <w:tcPr>
            <w:tcW w:w="6037" w:type="dxa"/>
            <w:vAlign w:val="center"/>
          </w:tcPr>
          <w:p w14:paraId="245BEDA9" w14:textId="7D546567"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CA5511">
              <w:rPr>
                <w:sz w:val="20"/>
                <w:szCs w:val="20"/>
              </w:rPr>
              <w:t>Targeted for High Viability. B-run fish constitute &gt;40% of population. Very little hatchery influence. Much of habitat in wilderness protection. Area accessible for data collection using current monitoring programs.</w:t>
            </w:r>
          </w:p>
        </w:tc>
      </w:tr>
      <w:tr w:rsidR="00D946CD" w:rsidRPr="008F6A2A" w14:paraId="3A7FD040"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3D2AD69D" w14:textId="5A8D2DFE" w:rsidR="00CC41D8" w:rsidRPr="008F6A2A" w:rsidRDefault="00CC41D8" w:rsidP="00CC41D8">
            <w:pPr>
              <w:jc w:val="center"/>
              <w:rPr>
                <w:sz w:val="20"/>
                <w:szCs w:val="20"/>
              </w:rPr>
            </w:pPr>
            <w:r>
              <w:rPr>
                <w:rFonts w:cs="Times New Roman"/>
                <w:b w:val="0"/>
                <w:bCs w:val="0"/>
                <w:sz w:val="20"/>
                <w:szCs w:val="20"/>
              </w:rPr>
              <w:t>CRSFC-s</w:t>
            </w:r>
          </w:p>
        </w:tc>
        <w:tc>
          <w:tcPr>
            <w:tcW w:w="1626" w:type="dxa"/>
            <w:vAlign w:val="center"/>
          </w:tcPr>
          <w:p w14:paraId="2F781D60" w14:textId="752A4402"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cs="Times New Roman"/>
                <w:sz w:val="20"/>
                <w:szCs w:val="20"/>
              </w:rPr>
              <w:t>South Fork Clearwater River</w:t>
            </w:r>
          </w:p>
        </w:tc>
        <w:tc>
          <w:tcPr>
            <w:tcW w:w="1344" w:type="dxa"/>
            <w:vAlign w:val="center"/>
          </w:tcPr>
          <w:p w14:paraId="2E0BCBA3" w14:textId="302FA74D"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Intermediate</w:t>
            </w:r>
          </w:p>
        </w:tc>
        <w:tc>
          <w:tcPr>
            <w:tcW w:w="861" w:type="dxa"/>
            <w:vAlign w:val="center"/>
          </w:tcPr>
          <w:p w14:paraId="158FE4F0" w14:textId="79F97C65"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High B-Run</w:t>
            </w:r>
          </w:p>
        </w:tc>
        <w:tc>
          <w:tcPr>
            <w:tcW w:w="1562" w:type="dxa"/>
            <w:vAlign w:val="center"/>
          </w:tcPr>
          <w:p w14:paraId="4C4E91EB" w14:textId="4EF5C471"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Maintained</w:t>
            </w:r>
          </w:p>
        </w:tc>
        <w:tc>
          <w:tcPr>
            <w:tcW w:w="6037" w:type="dxa"/>
            <w:vAlign w:val="center"/>
          </w:tcPr>
          <w:p w14:paraId="7D40D031" w14:textId="0F18D458"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CA5511">
              <w:rPr>
                <w:sz w:val="20"/>
                <w:szCs w:val="20"/>
              </w:rPr>
              <w:t>High degree of hatchery influence. B-run steelhead make up &gt;40% of population.</w:t>
            </w:r>
          </w:p>
        </w:tc>
      </w:tr>
      <w:tr w:rsidR="00D946CD" w:rsidRPr="008F6A2A" w14:paraId="0C625420"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45280FC2" w14:textId="717FFFA7" w:rsidR="00CC41D8" w:rsidRPr="008F6A2A" w:rsidRDefault="00CC41D8" w:rsidP="00CC41D8">
            <w:pPr>
              <w:jc w:val="center"/>
              <w:rPr>
                <w:sz w:val="20"/>
                <w:szCs w:val="20"/>
              </w:rPr>
            </w:pPr>
            <w:r>
              <w:rPr>
                <w:rFonts w:cs="Times New Roman"/>
                <w:b w:val="0"/>
                <w:bCs w:val="0"/>
                <w:sz w:val="20"/>
                <w:szCs w:val="20"/>
              </w:rPr>
              <w:t>CRLOL-s</w:t>
            </w:r>
          </w:p>
        </w:tc>
        <w:tc>
          <w:tcPr>
            <w:tcW w:w="1626" w:type="dxa"/>
            <w:vAlign w:val="center"/>
          </w:tcPr>
          <w:p w14:paraId="2CF16B3B" w14:textId="567F9E7B"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cs="Times New Roman"/>
                <w:sz w:val="20"/>
                <w:szCs w:val="20"/>
              </w:rPr>
              <w:t>Lolo Creek</w:t>
            </w:r>
          </w:p>
        </w:tc>
        <w:tc>
          <w:tcPr>
            <w:tcW w:w="1344" w:type="dxa"/>
            <w:vAlign w:val="center"/>
          </w:tcPr>
          <w:p w14:paraId="44AB8389" w14:textId="29C04D25"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Basic</w:t>
            </w:r>
          </w:p>
        </w:tc>
        <w:tc>
          <w:tcPr>
            <w:tcW w:w="861" w:type="dxa"/>
            <w:vAlign w:val="center"/>
          </w:tcPr>
          <w:p w14:paraId="02E1F517" w14:textId="03DB9FBF"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High B-Run</w:t>
            </w:r>
          </w:p>
        </w:tc>
        <w:tc>
          <w:tcPr>
            <w:tcW w:w="1562" w:type="dxa"/>
            <w:vAlign w:val="center"/>
          </w:tcPr>
          <w:p w14:paraId="3184306C" w14:textId="1C856632" w:rsidR="00CC41D8" w:rsidRPr="008F6A2A" w:rsidRDefault="002C36D3"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Maintained</w:t>
            </w:r>
          </w:p>
        </w:tc>
        <w:tc>
          <w:tcPr>
            <w:tcW w:w="6037" w:type="dxa"/>
            <w:vAlign w:val="center"/>
          </w:tcPr>
          <w:p w14:paraId="37427A80" w14:textId="31873B4E"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CA5511">
              <w:rPr>
                <w:sz w:val="20"/>
                <w:szCs w:val="20"/>
              </w:rPr>
              <w:t>B-run steelhead constitute &gt;40% of Lolo Creek population.</w:t>
            </w:r>
            <w:ins w:id="164" w:author="Mike Ackerman" w:date="2024-05-28T11:14:00Z">
              <w:r w:rsidR="002C36D3">
                <w:rPr>
                  <w:sz w:val="20"/>
                  <w:szCs w:val="20"/>
                </w:rPr>
                <w:t xml:space="preserve"> High degree of hatchery influence.</w:t>
              </w:r>
            </w:ins>
          </w:p>
        </w:tc>
      </w:tr>
      <w:tr w:rsidR="00D946CD" w:rsidRPr="008F6A2A" w14:paraId="6C2CEF28"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7C4D5EEC" w14:textId="78EFB56A" w:rsidR="00CC41D8" w:rsidRPr="008F6A2A" w:rsidRDefault="00CC41D8" w:rsidP="00CC41D8">
            <w:pPr>
              <w:jc w:val="center"/>
              <w:rPr>
                <w:sz w:val="20"/>
                <w:szCs w:val="20"/>
              </w:rPr>
            </w:pPr>
            <w:r>
              <w:rPr>
                <w:rFonts w:cs="Times New Roman"/>
                <w:b w:val="0"/>
                <w:bCs w:val="0"/>
                <w:sz w:val="20"/>
                <w:szCs w:val="20"/>
              </w:rPr>
              <w:t>CRNFC-s</w:t>
            </w:r>
          </w:p>
        </w:tc>
        <w:tc>
          <w:tcPr>
            <w:tcW w:w="1626" w:type="dxa"/>
            <w:vAlign w:val="center"/>
          </w:tcPr>
          <w:p w14:paraId="3F3F7BEB" w14:textId="1F0F9075"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cs="Times New Roman"/>
                <w:sz w:val="20"/>
                <w:szCs w:val="20"/>
              </w:rPr>
              <w:t>North Fork Clearwater River</w:t>
            </w:r>
          </w:p>
        </w:tc>
        <w:tc>
          <w:tcPr>
            <w:tcW w:w="1344" w:type="dxa"/>
            <w:vAlign w:val="center"/>
          </w:tcPr>
          <w:p w14:paraId="0181CDB4" w14:textId="732822E7"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Large</w:t>
            </w:r>
          </w:p>
        </w:tc>
        <w:tc>
          <w:tcPr>
            <w:tcW w:w="861" w:type="dxa"/>
            <w:vAlign w:val="center"/>
          </w:tcPr>
          <w:p w14:paraId="6BBD1202" w14:textId="77777777"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562" w:type="dxa"/>
            <w:vAlign w:val="center"/>
          </w:tcPr>
          <w:p w14:paraId="4F68C998" w14:textId="65119E59"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Not part of recovery scenario</w:t>
            </w:r>
          </w:p>
        </w:tc>
        <w:tc>
          <w:tcPr>
            <w:tcW w:w="6037" w:type="dxa"/>
            <w:vAlign w:val="center"/>
          </w:tcPr>
          <w:p w14:paraId="020A9CC5" w14:textId="6F23904D"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Population is extirpated.</w:t>
            </w:r>
          </w:p>
        </w:tc>
      </w:tr>
      <w:tr w:rsidR="00D946CD" w:rsidRPr="008F6A2A" w14:paraId="5452D938"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44B3C934" w14:textId="3325902D" w:rsidR="00CC41D8" w:rsidRPr="008F6A2A" w:rsidRDefault="00CC41D8" w:rsidP="00CC41D8">
            <w:pPr>
              <w:jc w:val="center"/>
              <w:rPr>
                <w:sz w:val="20"/>
                <w:szCs w:val="20"/>
              </w:rPr>
            </w:pPr>
            <w:r>
              <w:rPr>
                <w:rFonts w:cs="Times New Roman"/>
                <w:b w:val="0"/>
                <w:bCs w:val="0"/>
                <w:sz w:val="20"/>
                <w:szCs w:val="20"/>
              </w:rPr>
              <w:t>CRLMA-s</w:t>
            </w:r>
          </w:p>
        </w:tc>
        <w:tc>
          <w:tcPr>
            <w:tcW w:w="1626" w:type="dxa"/>
            <w:vAlign w:val="center"/>
          </w:tcPr>
          <w:p w14:paraId="403AB678" w14:textId="4318E69D"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cs="Times New Roman"/>
                <w:sz w:val="20"/>
                <w:szCs w:val="20"/>
              </w:rPr>
              <w:t>Clearwater River lower mainstem</w:t>
            </w:r>
          </w:p>
        </w:tc>
        <w:tc>
          <w:tcPr>
            <w:tcW w:w="1344" w:type="dxa"/>
            <w:vAlign w:val="center"/>
          </w:tcPr>
          <w:p w14:paraId="2776E69F" w14:textId="414E286C"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Large</w:t>
            </w:r>
          </w:p>
        </w:tc>
        <w:tc>
          <w:tcPr>
            <w:tcW w:w="861" w:type="dxa"/>
            <w:vAlign w:val="center"/>
          </w:tcPr>
          <w:p w14:paraId="177A311D" w14:textId="5493A4CF"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Low B-Run</w:t>
            </w:r>
          </w:p>
        </w:tc>
        <w:tc>
          <w:tcPr>
            <w:tcW w:w="1562" w:type="dxa"/>
            <w:vAlign w:val="center"/>
          </w:tcPr>
          <w:p w14:paraId="45BAE6B9" w14:textId="5E40583E"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Viable</w:t>
            </w:r>
          </w:p>
        </w:tc>
        <w:tc>
          <w:tcPr>
            <w:tcW w:w="6037" w:type="dxa"/>
            <w:vAlign w:val="center"/>
          </w:tcPr>
          <w:p w14:paraId="2E322219" w14:textId="081EC147"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CA5511">
              <w:rPr>
                <w:sz w:val="20"/>
                <w:szCs w:val="20"/>
              </w:rPr>
              <w:t>Targeted for viability. The only extant Large population. Contains A-run and B-run fish with B-run making up &lt;15% of population.</w:t>
            </w:r>
          </w:p>
        </w:tc>
      </w:tr>
      <w:tr w:rsidR="00CC41D8" w:rsidRPr="008F6A2A" w14:paraId="0FF347FA"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F4B083" w:themeFill="accent2" w:themeFillTint="99"/>
          </w:tcPr>
          <w:p w14:paraId="0E7DECD4" w14:textId="4BB07DE5" w:rsidR="00CC41D8" w:rsidRPr="008F6A2A" w:rsidRDefault="00CC41D8" w:rsidP="007617E5">
            <w:pPr>
              <w:rPr>
                <w:sz w:val="20"/>
                <w:szCs w:val="20"/>
              </w:rPr>
            </w:pPr>
            <w:r>
              <w:rPr>
                <w:sz w:val="20"/>
                <w:szCs w:val="20"/>
              </w:rPr>
              <w:t>Imnaha River</w:t>
            </w:r>
          </w:p>
        </w:tc>
      </w:tr>
      <w:tr w:rsidR="00D946CD" w:rsidRPr="008F6A2A" w14:paraId="115C44C1"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10E3FF6D" w14:textId="2B5BE6A2" w:rsidR="00CC41D8" w:rsidRPr="008F6A2A" w:rsidRDefault="00CC41D8" w:rsidP="00CC41D8">
            <w:pPr>
              <w:jc w:val="center"/>
              <w:rPr>
                <w:sz w:val="20"/>
                <w:szCs w:val="20"/>
              </w:rPr>
            </w:pPr>
            <w:r>
              <w:rPr>
                <w:rFonts w:cs="Times New Roman"/>
                <w:b w:val="0"/>
                <w:bCs w:val="0"/>
                <w:sz w:val="20"/>
                <w:szCs w:val="20"/>
              </w:rPr>
              <w:t>IRMAI-s</w:t>
            </w:r>
          </w:p>
        </w:tc>
        <w:tc>
          <w:tcPr>
            <w:tcW w:w="1626" w:type="dxa"/>
            <w:vAlign w:val="center"/>
          </w:tcPr>
          <w:p w14:paraId="15CABB49" w14:textId="7FABA073"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cs="Times New Roman"/>
                <w:sz w:val="20"/>
                <w:szCs w:val="20"/>
              </w:rPr>
              <w:t>Imnaha River</w:t>
            </w:r>
          </w:p>
        </w:tc>
        <w:tc>
          <w:tcPr>
            <w:tcW w:w="1344" w:type="dxa"/>
            <w:vAlign w:val="center"/>
          </w:tcPr>
          <w:p w14:paraId="1D7FAC53" w14:textId="33801A39"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Intermediate</w:t>
            </w:r>
          </w:p>
        </w:tc>
        <w:tc>
          <w:tcPr>
            <w:tcW w:w="861" w:type="dxa"/>
            <w:vAlign w:val="center"/>
          </w:tcPr>
          <w:p w14:paraId="4602A699" w14:textId="1D54F8EA"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A-Run</w:t>
            </w:r>
          </w:p>
        </w:tc>
        <w:tc>
          <w:tcPr>
            <w:tcW w:w="1562" w:type="dxa"/>
            <w:vAlign w:val="center"/>
          </w:tcPr>
          <w:p w14:paraId="6EBE0921" w14:textId="60F5CBEC"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Highly Viable</w:t>
            </w:r>
          </w:p>
        </w:tc>
        <w:tc>
          <w:tcPr>
            <w:tcW w:w="6037" w:type="dxa"/>
            <w:vAlign w:val="center"/>
          </w:tcPr>
          <w:p w14:paraId="0B71371F" w14:textId="1737E4FC"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Targeted for high viability. Only population in MPG.</w:t>
            </w:r>
          </w:p>
        </w:tc>
      </w:tr>
      <w:tr w:rsidR="00CC41D8" w:rsidRPr="008F6A2A" w14:paraId="2D5BEC2B"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F4B083" w:themeFill="accent2" w:themeFillTint="99"/>
          </w:tcPr>
          <w:p w14:paraId="5E84F29A" w14:textId="222A2470" w:rsidR="00CC41D8" w:rsidRPr="008F6A2A" w:rsidRDefault="00CC41D8" w:rsidP="007617E5">
            <w:pPr>
              <w:rPr>
                <w:sz w:val="20"/>
                <w:szCs w:val="20"/>
              </w:rPr>
            </w:pPr>
            <w:r>
              <w:rPr>
                <w:sz w:val="20"/>
                <w:szCs w:val="20"/>
              </w:rPr>
              <w:t>Grande Ronde River</w:t>
            </w:r>
          </w:p>
        </w:tc>
      </w:tr>
      <w:tr w:rsidR="00D946CD" w:rsidRPr="00CC41D8" w14:paraId="6E76C368"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4037A30E" w14:textId="7F9573F8" w:rsidR="00CC41D8" w:rsidRPr="008F6A2A" w:rsidRDefault="00CC41D8" w:rsidP="00CC41D8">
            <w:pPr>
              <w:jc w:val="center"/>
              <w:rPr>
                <w:sz w:val="20"/>
                <w:szCs w:val="20"/>
              </w:rPr>
            </w:pPr>
            <w:r w:rsidRPr="0007002C">
              <w:rPr>
                <w:rFonts w:cs="Times New Roman"/>
                <w:b w:val="0"/>
                <w:bCs w:val="0"/>
                <w:sz w:val="20"/>
                <w:szCs w:val="20"/>
              </w:rPr>
              <w:t>GRUMA-s</w:t>
            </w:r>
          </w:p>
        </w:tc>
        <w:tc>
          <w:tcPr>
            <w:tcW w:w="1626" w:type="dxa"/>
            <w:vAlign w:val="center"/>
          </w:tcPr>
          <w:p w14:paraId="31771AB7" w14:textId="238EF1F9" w:rsidR="00CC41D8" w:rsidRPr="00CC41D8"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lang w:val="fr-FR"/>
              </w:rPr>
            </w:pPr>
            <w:r w:rsidRPr="002007E7">
              <w:rPr>
                <w:rFonts w:cs="Times New Roman"/>
                <w:sz w:val="20"/>
                <w:szCs w:val="20"/>
                <w:lang w:val="fr-FR"/>
              </w:rPr>
              <w:t>Grande Ronde River upper m</w:t>
            </w:r>
            <w:r>
              <w:rPr>
                <w:rFonts w:cs="Times New Roman"/>
                <w:sz w:val="20"/>
                <w:szCs w:val="20"/>
                <w:lang w:val="fr-FR"/>
              </w:rPr>
              <w:t>ainstem</w:t>
            </w:r>
          </w:p>
        </w:tc>
        <w:tc>
          <w:tcPr>
            <w:tcW w:w="1344" w:type="dxa"/>
            <w:vAlign w:val="center"/>
          </w:tcPr>
          <w:p w14:paraId="4148B506" w14:textId="5BF3C47D" w:rsidR="00CC41D8" w:rsidRPr="00CC41D8"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lang w:val="fr-FR"/>
              </w:rPr>
            </w:pPr>
            <w:r>
              <w:rPr>
                <w:sz w:val="20"/>
                <w:szCs w:val="20"/>
                <w:lang w:val="fr-FR"/>
              </w:rPr>
              <w:t>Large</w:t>
            </w:r>
          </w:p>
        </w:tc>
        <w:tc>
          <w:tcPr>
            <w:tcW w:w="861" w:type="dxa"/>
            <w:vAlign w:val="center"/>
          </w:tcPr>
          <w:p w14:paraId="1D557927" w14:textId="64245573" w:rsidR="00CC41D8" w:rsidRPr="00CC41D8"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lang w:val="fr-FR"/>
              </w:rPr>
            </w:pPr>
            <w:r>
              <w:rPr>
                <w:sz w:val="20"/>
                <w:szCs w:val="20"/>
                <w:lang w:val="fr-FR"/>
              </w:rPr>
              <w:t>A-Run</w:t>
            </w:r>
          </w:p>
        </w:tc>
        <w:tc>
          <w:tcPr>
            <w:tcW w:w="1562" w:type="dxa"/>
            <w:vAlign w:val="center"/>
          </w:tcPr>
          <w:p w14:paraId="73159C11" w14:textId="3A7E9E47" w:rsidR="00CC41D8" w:rsidRPr="00CC41D8"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lang w:val="fr-FR"/>
              </w:rPr>
            </w:pPr>
            <w:r>
              <w:rPr>
                <w:sz w:val="20"/>
                <w:szCs w:val="20"/>
                <w:lang w:val="fr-FR"/>
              </w:rPr>
              <w:t>Viable or Hi</w:t>
            </w:r>
            <w:r w:rsidR="00D946CD">
              <w:rPr>
                <w:sz w:val="20"/>
                <w:szCs w:val="20"/>
                <w:lang w:val="fr-FR"/>
              </w:rPr>
              <w:t>ghly</w:t>
            </w:r>
            <w:r>
              <w:rPr>
                <w:sz w:val="20"/>
                <w:szCs w:val="20"/>
                <w:lang w:val="fr-FR"/>
              </w:rPr>
              <w:t xml:space="preserve"> Viable</w:t>
            </w:r>
          </w:p>
        </w:tc>
        <w:tc>
          <w:tcPr>
            <w:tcW w:w="6037" w:type="dxa"/>
            <w:vAlign w:val="center"/>
          </w:tcPr>
          <w:p w14:paraId="1F111C48" w14:textId="25BEF77F" w:rsidR="00CC41D8" w:rsidRPr="00CC41D8"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lang w:val="fr-FR"/>
              </w:rPr>
            </w:pPr>
            <w:r w:rsidRPr="00CA5511">
              <w:rPr>
                <w:sz w:val="20"/>
                <w:szCs w:val="20"/>
              </w:rPr>
              <w:t xml:space="preserve">Recently tentatively rated as viable. This is the only Large population in the MPG. </w:t>
            </w:r>
            <w:r w:rsidRPr="00CA5511">
              <w:rPr>
                <w:sz w:val="20"/>
                <w:szCs w:val="20"/>
                <w:lang w:val="fr-FR"/>
              </w:rPr>
              <w:t>Cur</w:t>
            </w:r>
            <w:r>
              <w:rPr>
                <w:sz w:val="20"/>
                <w:szCs w:val="20"/>
                <w:lang w:val="fr-FR"/>
              </w:rPr>
              <w:t>rently r</w:t>
            </w:r>
            <w:r w:rsidRPr="00CA5511">
              <w:rPr>
                <w:sz w:val="20"/>
                <w:szCs w:val="20"/>
                <w:lang w:val="fr-FR"/>
              </w:rPr>
              <w:t>eceives no hatchery releases.</w:t>
            </w:r>
          </w:p>
        </w:tc>
      </w:tr>
      <w:tr w:rsidR="00D946CD" w:rsidRPr="008F6A2A" w14:paraId="0F956FCA"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506CA0E8" w14:textId="3DE5A11E" w:rsidR="00CC41D8" w:rsidRPr="008F6A2A" w:rsidRDefault="00CC41D8" w:rsidP="00CC41D8">
            <w:pPr>
              <w:jc w:val="center"/>
              <w:rPr>
                <w:sz w:val="20"/>
                <w:szCs w:val="20"/>
              </w:rPr>
            </w:pPr>
            <w:r w:rsidRPr="0007002C">
              <w:rPr>
                <w:rFonts w:cs="Times New Roman"/>
                <w:b w:val="0"/>
                <w:bCs w:val="0"/>
                <w:sz w:val="20"/>
                <w:szCs w:val="20"/>
              </w:rPr>
              <w:t>GRWAL-s</w:t>
            </w:r>
          </w:p>
        </w:tc>
        <w:tc>
          <w:tcPr>
            <w:tcW w:w="1626" w:type="dxa"/>
            <w:vAlign w:val="center"/>
          </w:tcPr>
          <w:p w14:paraId="7265C60F" w14:textId="2D62D690"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cs="Times New Roman"/>
                <w:sz w:val="20"/>
                <w:szCs w:val="20"/>
              </w:rPr>
              <w:t>Wallowa River</w:t>
            </w:r>
          </w:p>
        </w:tc>
        <w:tc>
          <w:tcPr>
            <w:tcW w:w="1344" w:type="dxa"/>
            <w:vAlign w:val="center"/>
          </w:tcPr>
          <w:p w14:paraId="456C2F3A" w14:textId="1C6E4EDA"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Intermediate</w:t>
            </w:r>
          </w:p>
        </w:tc>
        <w:tc>
          <w:tcPr>
            <w:tcW w:w="861" w:type="dxa"/>
            <w:vAlign w:val="center"/>
          </w:tcPr>
          <w:p w14:paraId="625C8E9F" w14:textId="061BDEB3"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A-Run</w:t>
            </w:r>
          </w:p>
        </w:tc>
        <w:tc>
          <w:tcPr>
            <w:tcW w:w="1562" w:type="dxa"/>
            <w:vAlign w:val="center"/>
          </w:tcPr>
          <w:p w14:paraId="13D85FB4" w14:textId="14326221"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Viable or</w:t>
            </w:r>
            <w:r w:rsidR="00D946CD">
              <w:rPr>
                <w:sz w:val="20"/>
                <w:szCs w:val="20"/>
              </w:rPr>
              <w:t xml:space="preserve"> Highly Viable</w:t>
            </w:r>
          </w:p>
        </w:tc>
        <w:tc>
          <w:tcPr>
            <w:tcW w:w="6037" w:type="dxa"/>
            <w:vAlign w:val="center"/>
          </w:tcPr>
          <w:p w14:paraId="6EDC2C1E" w14:textId="7171396E"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CA5511">
              <w:rPr>
                <w:sz w:val="20"/>
                <w:szCs w:val="20"/>
              </w:rPr>
              <w:t>Wallowa includes multiple core areas and some unique habitat characteristics (e.g. Eagle Cap</w:t>
            </w:r>
            <w:r w:rsidR="002C36D3">
              <w:rPr>
                <w:sz w:val="20"/>
                <w:szCs w:val="20"/>
              </w:rPr>
              <w:t xml:space="preserve"> Wilderness</w:t>
            </w:r>
            <w:r w:rsidRPr="00CA5511">
              <w:rPr>
                <w:sz w:val="20"/>
                <w:szCs w:val="20"/>
              </w:rPr>
              <w:t>), but supports a hatchery (with little straying)</w:t>
            </w:r>
            <w:r>
              <w:rPr>
                <w:sz w:val="20"/>
                <w:szCs w:val="20"/>
              </w:rPr>
              <w:t>.</w:t>
            </w:r>
          </w:p>
        </w:tc>
      </w:tr>
      <w:tr w:rsidR="00D946CD" w:rsidRPr="008F6A2A" w14:paraId="17AEFC80"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4035DBD5" w14:textId="43CE23E9" w:rsidR="00CC41D8" w:rsidRPr="008F6A2A" w:rsidRDefault="00CC41D8" w:rsidP="00CC41D8">
            <w:pPr>
              <w:jc w:val="center"/>
              <w:rPr>
                <w:sz w:val="20"/>
                <w:szCs w:val="20"/>
              </w:rPr>
            </w:pPr>
            <w:r w:rsidRPr="0007002C">
              <w:rPr>
                <w:rFonts w:cs="Times New Roman"/>
                <w:b w:val="0"/>
                <w:bCs w:val="0"/>
                <w:sz w:val="20"/>
                <w:szCs w:val="20"/>
              </w:rPr>
              <w:t>GRJOS-s</w:t>
            </w:r>
          </w:p>
        </w:tc>
        <w:tc>
          <w:tcPr>
            <w:tcW w:w="1626" w:type="dxa"/>
            <w:vAlign w:val="center"/>
          </w:tcPr>
          <w:p w14:paraId="6D3F63E0" w14:textId="56447411"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cs="Times New Roman"/>
                <w:sz w:val="20"/>
                <w:szCs w:val="20"/>
              </w:rPr>
              <w:t>Joseph Creek</w:t>
            </w:r>
          </w:p>
        </w:tc>
        <w:tc>
          <w:tcPr>
            <w:tcW w:w="1344" w:type="dxa"/>
            <w:vAlign w:val="center"/>
          </w:tcPr>
          <w:p w14:paraId="33E77EFD" w14:textId="07FE4A79"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Basic</w:t>
            </w:r>
          </w:p>
        </w:tc>
        <w:tc>
          <w:tcPr>
            <w:tcW w:w="861" w:type="dxa"/>
            <w:vAlign w:val="center"/>
          </w:tcPr>
          <w:p w14:paraId="52FF7811" w14:textId="79C2574F"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A-Run</w:t>
            </w:r>
          </w:p>
        </w:tc>
        <w:tc>
          <w:tcPr>
            <w:tcW w:w="1562" w:type="dxa"/>
            <w:vAlign w:val="center"/>
          </w:tcPr>
          <w:p w14:paraId="2DADFAF2" w14:textId="1A02AAAA"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Highly Viable</w:t>
            </w:r>
          </w:p>
        </w:tc>
        <w:tc>
          <w:tcPr>
            <w:tcW w:w="6037" w:type="dxa"/>
            <w:vAlign w:val="center"/>
          </w:tcPr>
          <w:p w14:paraId="0680D66E" w14:textId="699AAB8B"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CA5511">
              <w:rPr>
                <w:sz w:val="20"/>
                <w:szCs w:val="20"/>
              </w:rPr>
              <w:t>Recently rated as highly viable. Joseph Creek population has the least hatchery influence. The population contributes to spatial structure in the lower MPG.</w:t>
            </w:r>
          </w:p>
        </w:tc>
      </w:tr>
      <w:tr w:rsidR="00D946CD" w:rsidRPr="008F6A2A" w14:paraId="352BB9BF"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63523495" w14:textId="1B258286" w:rsidR="00CC41D8" w:rsidRPr="008F6A2A" w:rsidRDefault="00CC41D8" w:rsidP="00CC41D8">
            <w:pPr>
              <w:jc w:val="center"/>
              <w:rPr>
                <w:sz w:val="20"/>
                <w:szCs w:val="20"/>
              </w:rPr>
            </w:pPr>
            <w:r w:rsidRPr="0007002C">
              <w:rPr>
                <w:rFonts w:cs="Times New Roman"/>
                <w:b w:val="0"/>
                <w:bCs w:val="0"/>
                <w:sz w:val="20"/>
                <w:szCs w:val="20"/>
              </w:rPr>
              <w:lastRenderedPageBreak/>
              <w:t>GRLMT-s</w:t>
            </w:r>
          </w:p>
        </w:tc>
        <w:tc>
          <w:tcPr>
            <w:tcW w:w="1626" w:type="dxa"/>
            <w:vAlign w:val="center"/>
          </w:tcPr>
          <w:p w14:paraId="63B82778" w14:textId="090D1A10"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2007E7">
              <w:rPr>
                <w:rFonts w:cs="Times New Roman"/>
                <w:sz w:val="20"/>
                <w:szCs w:val="20"/>
                <w:lang w:val="fr-FR"/>
              </w:rPr>
              <w:t>Grande Ronde River lower m</w:t>
            </w:r>
            <w:r>
              <w:rPr>
                <w:rFonts w:cs="Times New Roman"/>
                <w:sz w:val="20"/>
                <w:szCs w:val="20"/>
                <w:lang w:val="fr-FR"/>
              </w:rPr>
              <w:t>ainstem tributaries</w:t>
            </w:r>
          </w:p>
        </w:tc>
        <w:tc>
          <w:tcPr>
            <w:tcW w:w="1344" w:type="dxa"/>
            <w:vAlign w:val="center"/>
          </w:tcPr>
          <w:p w14:paraId="2ACF23A7" w14:textId="53FA6477"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Intermediate</w:t>
            </w:r>
          </w:p>
        </w:tc>
        <w:tc>
          <w:tcPr>
            <w:tcW w:w="861" w:type="dxa"/>
            <w:vAlign w:val="center"/>
          </w:tcPr>
          <w:p w14:paraId="67977736" w14:textId="64E875FA"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A-Run</w:t>
            </w:r>
          </w:p>
        </w:tc>
        <w:tc>
          <w:tcPr>
            <w:tcW w:w="1562" w:type="dxa"/>
            <w:vAlign w:val="center"/>
          </w:tcPr>
          <w:p w14:paraId="38C53FA3" w14:textId="321E7E62"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Viable or </w:t>
            </w:r>
            <w:r w:rsidR="00D946CD">
              <w:rPr>
                <w:sz w:val="20"/>
                <w:szCs w:val="20"/>
              </w:rPr>
              <w:t>Highly Viable</w:t>
            </w:r>
          </w:p>
        </w:tc>
        <w:tc>
          <w:tcPr>
            <w:tcW w:w="6037" w:type="dxa"/>
            <w:vAlign w:val="center"/>
          </w:tcPr>
          <w:p w14:paraId="02273513" w14:textId="435D93CD"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CA5511">
              <w:rPr>
                <w:sz w:val="20"/>
                <w:szCs w:val="20"/>
              </w:rPr>
              <w:t>Lower Grande Ronde population receives hatchery releases. The population would contribute to spatial structure in the lower MPG</w:t>
            </w:r>
            <w:r>
              <w:rPr>
                <w:sz w:val="20"/>
                <w:szCs w:val="20"/>
              </w:rPr>
              <w:t>.</w:t>
            </w:r>
          </w:p>
        </w:tc>
      </w:tr>
      <w:tr w:rsidR="00CC41D8" w:rsidRPr="008F6A2A" w14:paraId="1D3A8149" w14:textId="77777777" w:rsidTr="007617E5">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F4B083" w:themeFill="accent2" w:themeFillTint="99"/>
          </w:tcPr>
          <w:p w14:paraId="3482E93C" w14:textId="4A15621E" w:rsidR="00CC41D8" w:rsidRPr="008F6A2A" w:rsidRDefault="00CC41D8" w:rsidP="007617E5">
            <w:pPr>
              <w:rPr>
                <w:sz w:val="20"/>
                <w:szCs w:val="20"/>
              </w:rPr>
            </w:pPr>
            <w:r>
              <w:rPr>
                <w:sz w:val="20"/>
                <w:szCs w:val="20"/>
              </w:rPr>
              <w:t>Hells Canyon</w:t>
            </w:r>
          </w:p>
        </w:tc>
      </w:tr>
      <w:tr w:rsidR="00D946CD" w:rsidRPr="008F6A2A" w14:paraId="7FD43F2F"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7CC100EF" w14:textId="173C9A9A" w:rsidR="00CC41D8" w:rsidRPr="008F6A2A" w:rsidRDefault="00CC41D8" w:rsidP="00CC41D8">
            <w:pPr>
              <w:jc w:val="center"/>
              <w:rPr>
                <w:sz w:val="20"/>
                <w:szCs w:val="20"/>
              </w:rPr>
            </w:pPr>
            <w:r>
              <w:rPr>
                <w:rFonts w:cs="Times New Roman"/>
                <w:b w:val="0"/>
                <w:bCs w:val="0"/>
                <w:sz w:val="20"/>
                <w:szCs w:val="20"/>
              </w:rPr>
              <w:t>SNHCT-s</w:t>
            </w:r>
          </w:p>
        </w:tc>
        <w:tc>
          <w:tcPr>
            <w:tcW w:w="1626" w:type="dxa"/>
            <w:vAlign w:val="center"/>
          </w:tcPr>
          <w:p w14:paraId="134DD992" w14:textId="0B03D2FA"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cs="Times New Roman"/>
                <w:sz w:val="20"/>
                <w:szCs w:val="20"/>
              </w:rPr>
              <w:t>Hells Canyon</w:t>
            </w:r>
          </w:p>
        </w:tc>
        <w:tc>
          <w:tcPr>
            <w:tcW w:w="1344" w:type="dxa"/>
            <w:vAlign w:val="center"/>
          </w:tcPr>
          <w:p w14:paraId="2CA07C8C" w14:textId="1A197268"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NA</w:t>
            </w:r>
          </w:p>
        </w:tc>
        <w:tc>
          <w:tcPr>
            <w:tcW w:w="861" w:type="dxa"/>
            <w:vAlign w:val="center"/>
          </w:tcPr>
          <w:p w14:paraId="23D6DDC7" w14:textId="7FC19554"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NA</w:t>
            </w:r>
          </w:p>
        </w:tc>
        <w:tc>
          <w:tcPr>
            <w:tcW w:w="1562" w:type="dxa"/>
            <w:vAlign w:val="center"/>
          </w:tcPr>
          <w:p w14:paraId="0506E9BF" w14:textId="31076C43"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Not part of recovery scenario</w:t>
            </w:r>
          </w:p>
        </w:tc>
        <w:tc>
          <w:tcPr>
            <w:tcW w:w="6037" w:type="dxa"/>
            <w:vAlign w:val="center"/>
          </w:tcPr>
          <w:p w14:paraId="7541FEAE" w14:textId="3C66CEAF" w:rsidR="00CC41D8" w:rsidRPr="008F6A2A" w:rsidRDefault="00C17A6C"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C17A6C">
              <w:rPr>
                <w:sz w:val="20"/>
                <w:szCs w:val="20"/>
              </w:rPr>
              <w:t>Do not appear large enough (separate or combined) to support independent population.</w:t>
            </w:r>
          </w:p>
        </w:tc>
      </w:tr>
      <w:tr w:rsidR="00CC41D8" w:rsidRPr="008F6A2A" w14:paraId="78AF2D29" w14:textId="77777777" w:rsidTr="007617E5">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F4B083" w:themeFill="accent2" w:themeFillTint="99"/>
          </w:tcPr>
          <w:p w14:paraId="6BBACF4A" w14:textId="46C323CB" w:rsidR="00CC41D8" w:rsidRPr="008F6A2A" w:rsidRDefault="00CC41D8" w:rsidP="007617E5">
            <w:pPr>
              <w:rPr>
                <w:sz w:val="20"/>
                <w:szCs w:val="20"/>
              </w:rPr>
            </w:pPr>
            <w:r>
              <w:rPr>
                <w:sz w:val="20"/>
                <w:szCs w:val="20"/>
              </w:rPr>
              <w:t>Lower Snake</w:t>
            </w:r>
          </w:p>
        </w:tc>
      </w:tr>
      <w:tr w:rsidR="00D946CD" w:rsidRPr="008F6A2A" w14:paraId="0B8A3215"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655AEDEA" w14:textId="2423EA37" w:rsidR="00CC41D8" w:rsidRPr="008F6A2A" w:rsidRDefault="00CC41D8" w:rsidP="00CC41D8">
            <w:pPr>
              <w:jc w:val="center"/>
              <w:rPr>
                <w:sz w:val="20"/>
                <w:szCs w:val="20"/>
              </w:rPr>
            </w:pPr>
            <w:r>
              <w:rPr>
                <w:rFonts w:cs="Times New Roman"/>
                <w:b w:val="0"/>
                <w:bCs w:val="0"/>
                <w:sz w:val="20"/>
                <w:szCs w:val="20"/>
              </w:rPr>
              <w:t>SNASO-s</w:t>
            </w:r>
          </w:p>
        </w:tc>
        <w:tc>
          <w:tcPr>
            <w:tcW w:w="1626" w:type="dxa"/>
            <w:vAlign w:val="center"/>
          </w:tcPr>
          <w:p w14:paraId="6C66044B" w14:textId="10DD04B1"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cs="Times New Roman"/>
                <w:sz w:val="20"/>
                <w:szCs w:val="20"/>
              </w:rPr>
              <w:t>Asotin Creek</w:t>
            </w:r>
          </w:p>
        </w:tc>
        <w:tc>
          <w:tcPr>
            <w:tcW w:w="1344" w:type="dxa"/>
            <w:vAlign w:val="center"/>
          </w:tcPr>
          <w:p w14:paraId="20BFACBB" w14:textId="59BC06D9" w:rsidR="00CC41D8" w:rsidRPr="008F6A2A" w:rsidRDefault="00C17A6C"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Basic</w:t>
            </w:r>
          </w:p>
        </w:tc>
        <w:tc>
          <w:tcPr>
            <w:tcW w:w="861" w:type="dxa"/>
            <w:vAlign w:val="center"/>
          </w:tcPr>
          <w:p w14:paraId="74524298" w14:textId="3D04B6C6" w:rsidR="00CC41D8" w:rsidRPr="008F6A2A" w:rsidRDefault="00C17A6C"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A-Run</w:t>
            </w:r>
          </w:p>
        </w:tc>
        <w:tc>
          <w:tcPr>
            <w:tcW w:w="1562" w:type="dxa"/>
            <w:vAlign w:val="center"/>
          </w:tcPr>
          <w:p w14:paraId="12D1B80F" w14:textId="6579B757" w:rsidR="00CC41D8" w:rsidRPr="008F6A2A" w:rsidRDefault="00C17A6C"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Viable or Highly Viable</w:t>
            </w:r>
          </w:p>
        </w:tc>
        <w:tc>
          <w:tcPr>
            <w:tcW w:w="6037" w:type="dxa"/>
            <w:vAlign w:val="center"/>
          </w:tcPr>
          <w:p w14:paraId="128ECE3A" w14:textId="0B9215F4" w:rsidR="00CC41D8" w:rsidRPr="008F6A2A" w:rsidRDefault="00C17A6C"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C17A6C">
              <w:rPr>
                <w:sz w:val="20"/>
                <w:szCs w:val="20"/>
              </w:rPr>
              <w:t>Currently rated as Maintained.</w:t>
            </w:r>
          </w:p>
        </w:tc>
      </w:tr>
      <w:tr w:rsidR="00D946CD" w:rsidRPr="008F6A2A" w14:paraId="65B95E74"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046FBA87" w14:textId="0A09C36F" w:rsidR="00CC41D8" w:rsidRPr="008F6A2A" w:rsidRDefault="00CC41D8" w:rsidP="00CC41D8">
            <w:pPr>
              <w:jc w:val="center"/>
              <w:rPr>
                <w:sz w:val="20"/>
                <w:szCs w:val="20"/>
              </w:rPr>
            </w:pPr>
            <w:r>
              <w:rPr>
                <w:rFonts w:cs="Times New Roman"/>
                <w:b w:val="0"/>
                <w:bCs w:val="0"/>
                <w:sz w:val="20"/>
                <w:szCs w:val="20"/>
              </w:rPr>
              <w:t>SNTUC-s</w:t>
            </w:r>
          </w:p>
        </w:tc>
        <w:tc>
          <w:tcPr>
            <w:tcW w:w="1626" w:type="dxa"/>
            <w:vAlign w:val="center"/>
          </w:tcPr>
          <w:p w14:paraId="4D539114" w14:textId="339B3797"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cs="Times New Roman"/>
                <w:sz w:val="20"/>
                <w:szCs w:val="20"/>
              </w:rPr>
              <w:t>Tucannon River</w:t>
            </w:r>
          </w:p>
        </w:tc>
        <w:tc>
          <w:tcPr>
            <w:tcW w:w="1344" w:type="dxa"/>
            <w:vAlign w:val="center"/>
          </w:tcPr>
          <w:p w14:paraId="19F18369" w14:textId="6971BF01" w:rsidR="00CC41D8" w:rsidRPr="008F6A2A" w:rsidRDefault="00C17A6C"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Intermediate</w:t>
            </w:r>
          </w:p>
        </w:tc>
        <w:tc>
          <w:tcPr>
            <w:tcW w:w="861" w:type="dxa"/>
            <w:vAlign w:val="center"/>
          </w:tcPr>
          <w:p w14:paraId="614B1022" w14:textId="4A346F64" w:rsidR="00CC41D8" w:rsidRPr="008F6A2A" w:rsidRDefault="00C17A6C"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A-Run</w:t>
            </w:r>
          </w:p>
        </w:tc>
        <w:tc>
          <w:tcPr>
            <w:tcW w:w="1562" w:type="dxa"/>
            <w:vAlign w:val="center"/>
          </w:tcPr>
          <w:p w14:paraId="17B6E303" w14:textId="28859B69" w:rsidR="00CC41D8" w:rsidRPr="008F6A2A" w:rsidRDefault="00C17A6C"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Viable or Highly Viable</w:t>
            </w:r>
          </w:p>
        </w:tc>
        <w:tc>
          <w:tcPr>
            <w:tcW w:w="6037" w:type="dxa"/>
            <w:vAlign w:val="center"/>
          </w:tcPr>
          <w:p w14:paraId="5E2FAAD4" w14:textId="41DEC28D" w:rsidR="00CC41D8" w:rsidRPr="008F6A2A" w:rsidRDefault="00C17A6C"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C17A6C">
              <w:rPr>
                <w:sz w:val="20"/>
                <w:szCs w:val="20"/>
              </w:rPr>
              <w:t>Currently rated as Maintained.</w:t>
            </w:r>
          </w:p>
        </w:tc>
      </w:tr>
    </w:tbl>
    <w:p w14:paraId="3799FC12" w14:textId="77777777" w:rsidR="008F6A2A" w:rsidRDefault="008F6A2A" w:rsidP="008F6A2A"/>
    <w:p w14:paraId="6D9B8F0B" w14:textId="0ADA287C" w:rsidR="00C17A6C" w:rsidRDefault="00C17A6C" w:rsidP="00C17A6C">
      <w:pPr>
        <w:pStyle w:val="Caption"/>
      </w:pPr>
      <w:r>
        <w:t xml:space="preserve">Table </w:t>
      </w:r>
      <w:fldSimple w:instr=" SEQ Table \* ARABIC ">
        <w:r w:rsidR="00B96B7C">
          <w:rPr>
            <w:noProof/>
          </w:rPr>
          <w:t>17</w:t>
        </w:r>
      </w:fldSimple>
      <w:r>
        <w:t xml:space="preserve">. Recovery scenarios for Snake River </w:t>
      </w:r>
      <w:r w:rsidR="002050AA">
        <w:t xml:space="preserve">Spring/Summer Chinook </w:t>
      </w:r>
      <w:r>
        <w:t>MPGs. Adapted from NOAA (2017).</w:t>
      </w:r>
    </w:p>
    <w:tbl>
      <w:tblPr>
        <w:tblStyle w:val="GridTable4-Accent6"/>
        <w:tblW w:w="13045" w:type="dxa"/>
        <w:tblLook w:val="04A0" w:firstRow="1" w:lastRow="0" w:firstColumn="1" w:lastColumn="0" w:noHBand="0" w:noVBand="1"/>
      </w:tblPr>
      <w:tblGrid>
        <w:gridCol w:w="1615"/>
        <w:gridCol w:w="1620"/>
        <w:gridCol w:w="1350"/>
        <w:gridCol w:w="990"/>
        <w:gridCol w:w="1530"/>
        <w:gridCol w:w="5940"/>
      </w:tblGrid>
      <w:tr w:rsidR="007617E5" w:rsidRPr="00C17A6C" w14:paraId="2BE3F7B2" w14:textId="77777777" w:rsidTr="007617E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2C900ED8" w14:textId="56336231" w:rsidR="00C17A6C" w:rsidRPr="00C17A6C" w:rsidRDefault="00C17A6C" w:rsidP="007617E5">
            <w:pPr>
              <w:jc w:val="center"/>
              <w:rPr>
                <w:color w:val="000000" w:themeColor="text1"/>
                <w:sz w:val="20"/>
                <w:szCs w:val="20"/>
              </w:rPr>
            </w:pPr>
            <w:r>
              <w:rPr>
                <w:color w:val="000000" w:themeColor="text1"/>
                <w:sz w:val="20"/>
                <w:szCs w:val="20"/>
              </w:rPr>
              <w:t>MPG &amp; Pop ID</w:t>
            </w:r>
          </w:p>
        </w:tc>
        <w:tc>
          <w:tcPr>
            <w:tcW w:w="1620" w:type="dxa"/>
            <w:vAlign w:val="center"/>
          </w:tcPr>
          <w:p w14:paraId="2D964A7D" w14:textId="0C4AD47C" w:rsidR="00C17A6C" w:rsidRPr="00C17A6C" w:rsidRDefault="00C17A6C" w:rsidP="007617E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8F6A2A">
              <w:rPr>
                <w:color w:val="000000" w:themeColor="text1"/>
                <w:sz w:val="20"/>
                <w:szCs w:val="20"/>
              </w:rPr>
              <w:t>Population</w:t>
            </w:r>
            <w:r>
              <w:rPr>
                <w:color w:val="000000" w:themeColor="text1"/>
                <w:sz w:val="20"/>
                <w:szCs w:val="20"/>
              </w:rPr>
              <w:t xml:space="preserve"> Name</w:t>
            </w:r>
          </w:p>
        </w:tc>
        <w:tc>
          <w:tcPr>
            <w:tcW w:w="1350" w:type="dxa"/>
            <w:vAlign w:val="center"/>
          </w:tcPr>
          <w:p w14:paraId="79B464F7" w14:textId="2DC654FE" w:rsidR="00C17A6C" w:rsidRPr="00C17A6C" w:rsidRDefault="00C17A6C" w:rsidP="007617E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8F6A2A">
              <w:rPr>
                <w:color w:val="000000" w:themeColor="text1"/>
                <w:sz w:val="20"/>
                <w:szCs w:val="20"/>
              </w:rPr>
              <w:t>Size Category</w:t>
            </w:r>
          </w:p>
        </w:tc>
        <w:tc>
          <w:tcPr>
            <w:tcW w:w="990" w:type="dxa"/>
            <w:vAlign w:val="center"/>
          </w:tcPr>
          <w:p w14:paraId="1892437B" w14:textId="2CB753BD" w:rsidR="00C17A6C" w:rsidRPr="00C17A6C" w:rsidRDefault="00C17A6C" w:rsidP="007617E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8F6A2A">
              <w:rPr>
                <w:color w:val="000000" w:themeColor="text1"/>
                <w:sz w:val="20"/>
                <w:szCs w:val="20"/>
              </w:rPr>
              <w:t>Adult Life History Type</w:t>
            </w:r>
          </w:p>
        </w:tc>
        <w:tc>
          <w:tcPr>
            <w:tcW w:w="1530" w:type="dxa"/>
            <w:vAlign w:val="center"/>
          </w:tcPr>
          <w:p w14:paraId="3E3380F4" w14:textId="10144DBC" w:rsidR="00C17A6C" w:rsidRPr="00C17A6C" w:rsidRDefault="00C17A6C" w:rsidP="007617E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8F6A2A">
              <w:rPr>
                <w:color w:val="000000" w:themeColor="text1"/>
                <w:sz w:val="20"/>
                <w:szCs w:val="20"/>
              </w:rPr>
              <w:t>Role In Scenario</w:t>
            </w:r>
          </w:p>
        </w:tc>
        <w:tc>
          <w:tcPr>
            <w:tcW w:w="5940" w:type="dxa"/>
            <w:vAlign w:val="center"/>
          </w:tcPr>
          <w:p w14:paraId="58E6DE1E" w14:textId="75F6D121" w:rsidR="00C17A6C" w:rsidRPr="00C17A6C" w:rsidRDefault="00C17A6C" w:rsidP="007617E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8F6A2A">
              <w:rPr>
                <w:color w:val="000000" w:themeColor="text1"/>
                <w:sz w:val="20"/>
                <w:szCs w:val="20"/>
              </w:rPr>
              <w:t>Considerations</w:t>
            </w:r>
          </w:p>
        </w:tc>
      </w:tr>
      <w:tr w:rsidR="00C17A6C" w:rsidRPr="00C17A6C" w14:paraId="51455107"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A8D08D" w:themeFill="accent6" w:themeFillTint="99"/>
            <w:vAlign w:val="center"/>
          </w:tcPr>
          <w:p w14:paraId="76A5CA0D" w14:textId="4BE58A3B" w:rsidR="00C17A6C" w:rsidRPr="00C17A6C" w:rsidRDefault="00C17A6C" w:rsidP="007617E5">
            <w:pPr>
              <w:rPr>
                <w:rFonts w:cs="Times New Roman"/>
                <w:sz w:val="20"/>
                <w:szCs w:val="20"/>
              </w:rPr>
            </w:pPr>
            <w:r w:rsidRPr="00C17A6C">
              <w:rPr>
                <w:rFonts w:cs="Times New Roman"/>
                <w:sz w:val="20"/>
                <w:szCs w:val="20"/>
              </w:rPr>
              <w:t>Upper Salmon River</w:t>
            </w:r>
          </w:p>
        </w:tc>
      </w:tr>
      <w:tr w:rsidR="00C17A6C" w:rsidRPr="00C17A6C" w14:paraId="100F50D6"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6B426091" w14:textId="7C20B2EF" w:rsidR="00C17A6C" w:rsidRPr="00C17A6C" w:rsidRDefault="00C17A6C" w:rsidP="007617E5">
            <w:pPr>
              <w:jc w:val="center"/>
              <w:rPr>
                <w:rFonts w:cs="Times New Roman"/>
                <w:sz w:val="20"/>
                <w:szCs w:val="20"/>
              </w:rPr>
            </w:pPr>
            <w:r w:rsidRPr="00C17A6C">
              <w:rPr>
                <w:rFonts w:cs="Times New Roman"/>
                <w:b w:val="0"/>
                <w:bCs w:val="0"/>
                <w:sz w:val="20"/>
                <w:szCs w:val="20"/>
              </w:rPr>
              <w:t>SRUMA</w:t>
            </w:r>
          </w:p>
        </w:tc>
        <w:tc>
          <w:tcPr>
            <w:tcW w:w="1620" w:type="dxa"/>
            <w:vAlign w:val="center"/>
          </w:tcPr>
          <w:p w14:paraId="6C7F9182" w14:textId="0D7D6C0B" w:rsidR="00C17A6C" w:rsidRPr="00C17A6C" w:rsidRDefault="00C17A6C"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C17A6C">
              <w:rPr>
                <w:rFonts w:cs="Times New Roman"/>
                <w:sz w:val="20"/>
                <w:szCs w:val="20"/>
              </w:rPr>
              <w:t>Salmon River upper mainstem above Redfish Lake</w:t>
            </w:r>
          </w:p>
        </w:tc>
        <w:tc>
          <w:tcPr>
            <w:tcW w:w="1350" w:type="dxa"/>
            <w:vAlign w:val="center"/>
          </w:tcPr>
          <w:p w14:paraId="74FE2BB9" w14:textId="6D3B9F81"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Large</w:t>
            </w:r>
          </w:p>
        </w:tc>
        <w:tc>
          <w:tcPr>
            <w:tcW w:w="990" w:type="dxa"/>
            <w:vAlign w:val="center"/>
          </w:tcPr>
          <w:p w14:paraId="55E05004" w14:textId="15D8A7D5"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196A9461" w14:textId="3B503504"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28CB086F" w14:textId="6DF518DC"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Targeted for high viability. Population is at the geographic end of the ESU and MPG and provides proportional representation of class size.</w:t>
            </w:r>
            <w:ins w:id="165" w:author="Mike Ackerman" w:date="2024-05-28T11:22:00Z">
              <w:r w:rsidR="00D946CD">
                <w:rPr>
                  <w:rFonts w:cs="Times New Roman"/>
                  <w:sz w:val="20"/>
                  <w:szCs w:val="20"/>
                </w:rPr>
                <w:t xml:space="preserve"> Ongoing supplementation.</w:t>
              </w:r>
            </w:ins>
          </w:p>
        </w:tc>
      </w:tr>
      <w:tr w:rsidR="007617E5" w:rsidRPr="00C17A6C" w14:paraId="145014B2"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369CD24C" w14:textId="1FA6A728" w:rsidR="00C17A6C" w:rsidRPr="00C17A6C" w:rsidRDefault="00C17A6C" w:rsidP="007617E5">
            <w:pPr>
              <w:jc w:val="center"/>
              <w:rPr>
                <w:rFonts w:cs="Times New Roman"/>
                <w:sz w:val="20"/>
                <w:szCs w:val="20"/>
              </w:rPr>
            </w:pPr>
            <w:r w:rsidRPr="00C17A6C">
              <w:rPr>
                <w:rFonts w:cs="Times New Roman"/>
                <w:b w:val="0"/>
                <w:bCs w:val="0"/>
                <w:sz w:val="20"/>
                <w:szCs w:val="20"/>
              </w:rPr>
              <w:t>SRVAL</w:t>
            </w:r>
          </w:p>
        </w:tc>
        <w:tc>
          <w:tcPr>
            <w:tcW w:w="1620" w:type="dxa"/>
            <w:vAlign w:val="center"/>
          </w:tcPr>
          <w:p w14:paraId="393C7C0F" w14:textId="5767761B" w:rsidR="00C17A6C" w:rsidRPr="00C17A6C" w:rsidRDefault="00C17A6C"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C17A6C">
              <w:rPr>
                <w:rFonts w:cs="Times New Roman"/>
                <w:sz w:val="20"/>
                <w:szCs w:val="20"/>
              </w:rPr>
              <w:t>Valley Creek</w:t>
            </w:r>
          </w:p>
        </w:tc>
        <w:tc>
          <w:tcPr>
            <w:tcW w:w="1350" w:type="dxa"/>
            <w:vAlign w:val="center"/>
          </w:tcPr>
          <w:p w14:paraId="60702C1B" w14:textId="6F68B80E" w:rsidR="00C17A6C"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4A58EDC9" w14:textId="1BEE170C" w:rsidR="00C17A6C"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50A71A06" w14:textId="31F8C488" w:rsidR="00C17A6C"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Viable</w:t>
            </w:r>
          </w:p>
        </w:tc>
        <w:tc>
          <w:tcPr>
            <w:tcW w:w="5940" w:type="dxa"/>
            <w:vAlign w:val="center"/>
          </w:tcPr>
          <w:p w14:paraId="359E4880" w14:textId="4FFF6721" w:rsidR="00C17A6C"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617E5">
              <w:rPr>
                <w:rFonts w:cs="Times New Roman"/>
                <w:sz w:val="20"/>
                <w:szCs w:val="20"/>
              </w:rPr>
              <w:t>Targeted for viability. Historically had larger production than most Basic populations.</w:t>
            </w:r>
          </w:p>
        </w:tc>
      </w:tr>
      <w:tr w:rsidR="00C17A6C" w:rsidRPr="00C17A6C" w14:paraId="2C56BCEB"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5F369AFF" w14:textId="372ADC13" w:rsidR="00C17A6C" w:rsidRPr="00C17A6C" w:rsidRDefault="00C17A6C" w:rsidP="007617E5">
            <w:pPr>
              <w:jc w:val="center"/>
              <w:rPr>
                <w:rFonts w:cs="Times New Roman"/>
                <w:sz w:val="20"/>
                <w:szCs w:val="20"/>
              </w:rPr>
            </w:pPr>
            <w:r w:rsidRPr="00C17A6C">
              <w:rPr>
                <w:rFonts w:cs="Times New Roman"/>
                <w:b w:val="0"/>
                <w:bCs w:val="0"/>
                <w:sz w:val="20"/>
                <w:szCs w:val="20"/>
              </w:rPr>
              <w:t>SRLMA</w:t>
            </w:r>
          </w:p>
        </w:tc>
        <w:tc>
          <w:tcPr>
            <w:tcW w:w="1620" w:type="dxa"/>
            <w:vAlign w:val="center"/>
          </w:tcPr>
          <w:p w14:paraId="4CE51A87" w14:textId="02499ED2" w:rsidR="00C17A6C" w:rsidRPr="00C17A6C" w:rsidRDefault="00C17A6C"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C17A6C">
              <w:rPr>
                <w:rFonts w:cs="Times New Roman"/>
                <w:sz w:val="20"/>
                <w:szCs w:val="20"/>
              </w:rPr>
              <w:t>Salmon River lower mainstem below Redfish Lake</w:t>
            </w:r>
          </w:p>
        </w:tc>
        <w:tc>
          <w:tcPr>
            <w:tcW w:w="1350" w:type="dxa"/>
            <w:vAlign w:val="center"/>
          </w:tcPr>
          <w:p w14:paraId="0C378A7B" w14:textId="40A36260"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Very Large</w:t>
            </w:r>
          </w:p>
        </w:tc>
        <w:tc>
          <w:tcPr>
            <w:tcW w:w="990" w:type="dxa"/>
            <w:vAlign w:val="center"/>
          </w:tcPr>
          <w:p w14:paraId="49C85791" w14:textId="61BA7C20"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1530" w:type="dxa"/>
            <w:vAlign w:val="center"/>
          </w:tcPr>
          <w:p w14:paraId="25D42913" w14:textId="6C84ED26"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Maintained</w:t>
            </w:r>
          </w:p>
        </w:tc>
        <w:tc>
          <w:tcPr>
            <w:tcW w:w="5940" w:type="dxa"/>
            <w:vAlign w:val="center"/>
          </w:tcPr>
          <w:p w14:paraId="573877BF" w14:textId="221A1886" w:rsidR="00C17A6C" w:rsidRPr="00C17A6C" w:rsidRDefault="00D946CD"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ins w:id="166" w:author="Mike Ackerman" w:date="2024-05-28T11:23:00Z">
              <w:r>
                <w:rPr>
                  <w:rFonts w:cs="Times New Roman"/>
                  <w:sz w:val="20"/>
                  <w:szCs w:val="20"/>
                </w:rPr>
                <w:t>Single-pass redd counts only.</w:t>
              </w:r>
            </w:ins>
          </w:p>
        </w:tc>
      </w:tr>
      <w:tr w:rsidR="007617E5" w:rsidRPr="00C17A6C" w14:paraId="28C5373F"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169A57BE" w14:textId="69478CC6" w:rsidR="00C17A6C" w:rsidRPr="00C17A6C" w:rsidRDefault="00C17A6C" w:rsidP="007617E5">
            <w:pPr>
              <w:jc w:val="center"/>
              <w:rPr>
                <w:rFonts w:cs="Times New Roman"/>
                <w:sz w:val="20"/>
                <w:szCs w:val="20"/>
              </w:rPr>
            </w:pPr>
            <w:r>
              <w:rPr>
                <w:rFonts w:cs="Times New Roman"/>
                <w:b w:val="0"/>
                <w:bCs w:val="0"/>
                <w:sz w:val="20"/>
                <w:szCs w:val="20"/>
              </w:rPr>
              <w:t>SRYFS</w:t>
            </w:r>
          </w:p>
        </w:tc>
        <w:tc>
          <w:tcPr>
            <w:tcW w:w="1620" w:type="dxa"/>
            <w:vAlign w:val="center"/>
          </w:tcPr>
          <w:p w14:paraId="3A24DBBB" w14:textId="78F076F8" w:rsidR="00C17A6C" w:rsidRPr="00C17A6C" w:rsidRDefault="00C17A6C"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Yankee Fork Salmon River</w:t>
            </w:r>
          </w:p>
        </w:tc>
        <w:tc>
          <w:tcPr>
            <w:tcW w:w="1350" w:type="dxa"/>
            <w:vAlign w:val="center"/>
          </w:tcPr>
          <w:p w14:paraId="330E6841" w14:textId="5B0D42F4" w:rsidR="00C17A6C"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4AC25EDA" w14:textId="6073492E" w:rsidR="00C17A6C"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1DBDB7D9" w14:textId="78CF7962" w:rsidR="00C17A6C"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Maintained</w:t>
            </w:r>
          </w:p>
        </w:tc>
        <w:tc>
          <w:tcPr>
            <w:tcW w:w="5940" w:type="dxa"/>
            <w:vAlign w:val="center"/>
          </w:tcPr>
          <w:p w14:paraId="1242D3D4" w14:textId="4A93F376" w:rsidR="00C17A6C"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617E5">
              <w:rPr>
                <w:rFonts w:cs="Times New Roman"/>
                <w:sz w:val="20"/>
                <w:szCs w:val="20"/>
              </w:rPr>
              <w:t>Currently occupied by non-native stock.</w:t>
            </w:r>
          </w:p>
        </w:tc>
      </w:tr>
      <w:tr w:rsidR="00C17A6C" w:rsidRPr="00C17A6C" w14:paraId="663FA54F"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30E52D73" w14:textId="3C110FA4" w:rsidR="00C17A6C" w:rsidRPr="00C17A6C" w:rsidRDefault="00C17A6C" w:rsidP="007617E5">
            <w:pPr>
              <w:jc w:val="center"/>
              <w:rPr>
                <w:rFonts w:cs="Times New Roman"/>
                <w:sz w:val="20"/>
                <w:szCs w:val="20"/>
              </w:rPr>
            </w:pPr>
            <w:r>
              <w:rPr>
                <w:rFonts w:cs="Times New Roman"/>
                <w:b w:val="0"/>
                <w:bCs w:val="0"/>
                <w:sz w:val="20"/>
                <w:szCs w:val="20"/>
              </w:rPr>
              <w:t>SREFS</w:t>
            </w:r>
          </w:p>
        </w:tc>
        <w:tc>
          <w:tcPr>
            <w:tcW w:w="1620" w:type="dxa"/>
            <w:vAlign w:val="center"/>
          </w:tcPr>
          <w:p w14:paraId="630D6C24" w14:textId="7591D0AE" w:rsidR="00C17A6C" w:rsidRPr="00C17A6C" w:rsidRDefault="00C17A6C"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East Fork Salmon River</w:t>
            </w:r>
          </w:p>
        </w:tc>
        <w:tc>
          <w:tcPr>
            <w:tcW w:w="1350" w:type="dxa"/>
            <w:vAlign w:val="center"/>
          </w:tcPr>
          <w:p w14:paraId="14FA9957" w14:textId="7C616673"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Large</w:t>
            </w:r>
          </w:p>
        </w:tc>
        <w:tc>
          <w:tcPr>
            <w:tcW w:w="990" w:type="dxa"/>
            <w:vAlign w:val="center"/>
          </w:tcPr>
          <w:p w14:paraId="6CD96689" w14:textId="6DE94C74"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1530" w:type="dxa"/>
            <w:vAlign w:val="center"/>
          </w:tcPr>
          <w:p w14:paraId="6B3F7DFE" w14:textId="04E82176"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w:t>
            </w:r>
          </w:p>
        </w:tc>
        <w:tc>
          <w:tcPr>
            <w:tcW w:w="5940" w:type="dxa"/>
            <w:vAlign w:val="center"/>
          </w:tcPr>
          <w:p w14:paraId="7DD16C96" w14:textId="4BDCFD78"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Targeted for viability.</w:t>
            </w:r>
          </w:p>
        </w:tc>
      </w:tr>
      <w:tr w:rsidR="007617E5" w:rsidRPr="00C17A6C" w14:paraId="0CC6D52B"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32B5BA6A" w14:textId="75FF95B3" w:rsidR="00C17A6C" w:rsidRPr="00C17A6C" w:rsidRDefault="00C17A6C" w:rsidP="007617E5">
            <w:pPr>
              <w:jc w:val="center"/>
              <w:rPr>
                <w:rFonts w:cs="Times New Roman"/>
                <w:sz w:val="20"/>
                <w:szCs w:val="20"/>
              </w:rPr>
            </w:pPr>
            <w:r>
              <w:rPr>
                <w:rFonts w:cs="Times New Roman"/>
                <w:b w:val="0"/>
                <w:bCs w:val="0"/>
                <w:sz w:val="20"/>
                <w:szCs w:val="20"/>
              </w:rPr>
              <w:lastRenderedPageBreak/>
              <w:t>SRPAH</w:t>
            </w:r>
          </w:p>
        </w:tc>
        <w:tc>
          <w:tcPr>
            <w:tcW w:w="1620" w:type="dxa"/>
            <w:vAlign w:val="center"/>
          </w:tcPr>
          <w:p w14:paraId="00BD51DF" w14:textId="691EE2D8" w:rsidR="00C17A6C" w:rsidRPr="00C17A6C" w:rsidRDefault="00C17A6C"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Pahsimeroi River</w:t>
            </w:r>
          </w:p>
        </w:tc>
        <w:tc>
          <w:tcPr>
            <w:tcW w:w="1350" w:type="dxa"/>
            <w:vAlign w:val="center"/>
          </w:tcPr>
          <w:p w14:paraId="79FA97EC" w14:textId="7EB4E27A" w:rsidR="00C17A6C"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Large</w:t>
            </w:r>
          </w:p>
        </w:tc>
        <w:tc>
          <w:tcPr>
            <w:tcW w:w="990" w:type="dxa"/>
            <w:vAlign w:val="center"/>
          </w:tcPr>
          <w:p w14:paraId="1DA3369E" w14:textId="18CD4A10" w:rsidR="00C17A6C" w:rsidRPr="00C17A6C" w:rsidRDefault="002050AA"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Summer</w:t>
            </w:r>
          </w:p>
        </w:tc>
        <w:tc>
          <w:tcPr>
            <w:tcW w:w="1530" w:type="dxa"/>
            <w:vAlign w:val="center"/>
          </w:tcPr>
          <w:p w14:paraId="19731069" w14:textId="5090CD2D" w:rsidR="00C17A6C" w:rsidRPr="00C17A6C" w:rsidRDefault="002050AA"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Viable</w:t>
            </w:r>
          </w:p>
        </w:tc>
        <w:tc>
          <w:tcPr>
            <w:tcW w:w="5940" w:type="dxa"/>
            <w:vAlign w:val="center"/>
          </w:tcPr>
          <w:p w14:paraId="6E494AC8" w14:textId="0D798C74" w:rsidR="00C17A6C" w:rsidRPr="00C17A6C" w:rsidRDefault="002050AA"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Targeted for viability. Only extant population in this MPG with summer life history.</w:t>
            </w:r>
            <w:ins w:id="167" w:author="Mike Ackerman" w:date="2024-05-28T11:23:00Z">
              <w:r w:rsidR="00D946CD">
                <w:rPr>
                  <w:rFonts w:cs="Times New Roman"/>
                  <w:sz w:val="20"/>
                  <w:szCs w:val="20"/>
                </w:rPr>
                <w:t xml:space="preserve"> Ongoing supplementation.</w:t>
              </w:r>
            </w:ins>
          </w:p>
        </w:tc>
      </w:tr>
      <w:tr w:rsidR="00C17A6C" w:rsidRPr="00C17A6C" w14:paraId="118EFC36"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078EB180" w14:textId="60F16B2F" w:rsidR="00C17A6C" w:rsidRPr="00C17A6C" w:rsidRDefault="00C17A6C" w:rsidP="007617E5">
            <w:pPr>
              <w:jc w:val="center"/>
              <w:rPr>
                <w:rFonts w:cs="Times New Roman"/>
                <w:sz w:val="20"/>
                <w:szCs w:val="20"/>
              </w:rPr>
            </w:pPr>
            <w:r>
              <w:rPr>
                <w:rFonts w:cs="Times New Roman"/>
                <w:b w:val="0"/>
                <w:bCs w:val="0"/>
                <w:sz w:val="20"/>
                <w:szCs w:val="20"/>
              </w:rPr>
              <w:t>SRLEM</w:t>
            </w:r>
          </w:p>
        </w:tc>
        <w:tc>
          <w:tcPr>
            <w:tcW w:w="1620" w:type="dxa"/>
            <w:vAlign w:val="center"/>
          </w:tcPr>
          <w:p w14:paraId="083C265D" w14:textId="28A9C770" w:rsidR="00C17A6C" w:rsidRPr="00C17A6C" w:rsidRDefault="00C17A6C"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Lemhi River</w:t>
            </w:r>
          </w:p>
        </w:tc>
        <w:tc>
          <w:tcPr>
            <w:tcW w:w="1350" w:type="dxa"/>
            <w:vAlign w:val="center"/>
          </w:tcPr>
          <w:p w14:paraId="06986D5E" w14:textId="54862B1E" w:rsidR="00C17A6C" w:rsidRPr="00C17A6C" w:rsidRDefault="002050AA"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Very Large</w:t>
            </w:r>
          </w:p>
        </w:tc>
        <w:tc>
          <w:tcPr>
            <w:tcW w:w="990" w:type="dxa"/>
            <w:vAlign w:val="center"/>
          </w:tcPr>
          <w:p w14:paraId="20A86FBD" w14:textId="4D9670C8" w:rsidR="00C17A6C" w:rsidRPr="00C17A6C" w:rsidRDefault="002050AA"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78D36F29" w14:textId="763F2AEF" w:rsidR="00C17A6C" w:rsidRPr="00C17A6C" w:rsidRDefault="002050AA"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w:t>
            </w:r>
          </w:p>
        </w:tc>
        <w:tc>
          <w:tcPr>
            <w:tcW w:w="5940" w:type="dxa"/>
            <w:vAlign w:val="center"/>
          </w:tcPr>
          <w:p w14:paraId="625C7F5D" w14:textId="1AF14D1E" w:rsidR="00C17A6C" w:rsidRPr="00C17A6C" w:rsidRDefault="002050AA"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2050AA">
              <w:rPr>
                <w:rFonts w:cs="Times New Roman"/>
                <w:sz w:val="20"/>
                <w:szCs w:val="20"/>
              </w:rPr>
              <w:t>Targeted for viability to provide proportional representation of class size. Lemhi historically may have had summer Chinook salmon production. Lemhi provides important connectivity to other MPGs, as a large, downstream population.</w:t>
            </w:r>
          </w:p>
        </w:tc>
      </w:tr>
      <w:tr w:rsidR="00C17A6C" w:rsidRPr="00C17A6C" w14:paraId="7E9A0862"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14643326" w14:textId="1454D39B" w:rsidR="00C17A6C" w:rsidRPr="00C17A6C" w:rsidRDefault="00C17A6C" w:rsidP="007617E5">
            <w:pPr>
              <w:jc w:val="center"/>
              <w:rPr>
                <w:rFonts w:cs="Times New Roman"/>
                <w:sz w:val="20"/>
                <w:szCs w:val="20"/>
              </w:rPr>
            </w:pPr>
            <w:r>
              <w:rPr>
                <w:rFonts w:cs="Times New Roman"/>
                <w:b w:val="0"/>
                <w:bCs w:val="0"/>
                <w:sz w:val="20"/>
                <w:szCs w:val="20"/>
              </w:rPr>
              <w:t>SRNFS</w:t>
            </w:r>
          </w:p>
        </w:tc>
        <w:tc>
          <w:tcPr>
            <w:tcW w:w="1620" w:type="dxa"/>
            <w:vAlign w:val="center"/>
          </w:tcPr>
          <w:p w14:paraId="630AE217" w14:textId="15469277" w:rsidR="00C17A6C" w:rsidRPr="00C17A6C" w:rsidRDefault="00C17A6C"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North Fork Salmon River</w:t>
            </w:r>
          </w:p>
        </w:tc>
        <w:tc>
          <w:tcPr>
            <w:tcW w:w="1350" w:type="dxa"/>
            <w:vAlign w:val="center"/>
          </w:tcPr>
          <w:p w14:paraId="3390696B" w14:textId="45F79CE0" w:rsidR="00C17A6C" w:rsidRPr="00C17A6C" w:rsidRDefault="002050AA"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4628F846" w14:textId="2454CF8A" w:rsidR="00C17A6C" w:rsidRPr="00C17A6C" w:rsidRDefault="002050AA"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2CC97D6F" w14:textId="37EC0839" w:rsidR="00C17A6C" w:rsidRPr="00C17A6C" w:rsidRDefault="002050AA"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Maintained</w:t>
            </w:r>
          </w:p>
        </w:tc>
        <w:tc>
          <w:tcPr>
            <w:tcW w:w="5940" w:type="dxa"/>
            <w:vAlign w:val="center"/>
          </w:tcPr>
          <w:p w14:paraId="48DDC34C" w14:textId="54FD9DA9" w:rsidR="00C17A6C" w:rsidRPr="00C17A6C" w:rsidRDefault="002050AA"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2050AA">
              <w:rPr>
                <w:rFonts w:cs="Times New Roman"/>
                <w:sz w:val="20"/>
                <w:szCs w:val="20"/>
              </w:rPr>
              <w:t>The most downstream population. However, relatively few data are available, and there have been substantial anthropogenic effects on population and habitat.</w:t>
            </w:r>
          </w:p>
        </w:tc>
      </w:tr>
      <w:tr w:rsidR="007617E5" w:rsidRPr="00C17A6C" w14:paraId="00FCA65C"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2E909A53" w14:textId="4F6D98B3" w:rsidR="00C17A6C" w:rsidRPr="00C17A6C" w:rsidRDefault="00C17A6C" w:rsidP="007617E5">
            <w:pPr>
              <w:jc w:val="center"/>
              <w:rPr>
                <w:rFonts w:cs="Times New Roman"/>
                <w:sz w:val="20"/>
                <w:szCs w:val="20"/>
              </w:rPr>
            </w:pPr>
            <w:r>
              <w:rPr>
                <w:rFonts w:cs="Times New Roman"/>
                <w:b w:val="0"/>
                <w:bCs w:val="0"/>
                <w:sz w:val="20"/>
                <w:szCs w:val="20"/>
              </w:rPr>
              <w:t>SRPAN</w:t>
            </w:r>
          </w:p>
        </w:tc>
        <w:tc>
          <w:tcPr>
            <w:tcW w:w="1620" w:type="dxa"/>
            <w:vAlign w:val="center"/>
          </w:tcPr>
          <w:p w14:paraId="7C7D2F2D" w14:textId="3A87F115" w:rsidR="00C17A6C" w:rsidRPr="00C17A6C" w:rsidRDefault="00C17A6C"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Panther Creek</w:t>
            </w:r>
          </w:p>
        </w:tc>
        <w:tc>
          <w:tcPr>
            <w:tcW w:w="1350" w:type="dxa"/>
            <w:vAlign w:val="center"/>
          </w:tcPr>
          <w:p w14:paraId="6987C70F" w14:textId="203CA19E" w:rsidR="00C17A6C" w:rsidRPr="00C17A6C" w:rsidRDefault="002050AA"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18EC7214" w14:textId="3DEAB43D" w:rsidR="00C17A6C" w:rsidRPr="00C17A6C" w:rsidRDefault="002050AA"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41E124C2" w14:textId="58E744CB" w:rsidR="00C17A6C" w:rsidRPr="00C17A6C" w:rsidRDefault="002050AA"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Not included in initial recovery strategies</w:t>
            </w:r>
            <w:r>
              <w:rPr>
                <w:rStyle w:val="FootnoteReference"/>
                <w:rFonts w:cs="Times New Roman"/>
                <w:sz w:val="20"/>
                <w:szCs w:val="20"/>
              </w:rPr>
              <w:footnoteReference w:id="6"/>
            </w:r>
          </w:p>
        </w:tc>
        <w:tc>
          <w:tcPr>
            <w:tcW w:w="5940" w:type="dxa"/>
            <w:vAlign w:val="center"/>
          </w:tcPr>
          <w:p w14:paraId="754C08DB" w14:textId="67E2AC39" w:rsidR="00C17A6C" w:rsidRPr="00C17A6C" w:rsidRDefault="002050AA"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2050AA">
              <w:rPr>
                <w:rFonts w:cs="Times New Roman"/>
                <w:sz w:val="20"/>
                <w:szCs w:val="20"/>
              </w:rPr>
              <w:t>Functionally extirpated, but the only Intermediate population. A large population could be substituted for this population to meet viability criteria.</w:t>
            </w:r>
          </w:p>
        </w:tc>
      </w:tr>
      <w:tr w:rsidR="008A3620" w:rsidRPr="00C17A6C" w14:paraId="6575CCEE"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A8D08D" w:themeFill="accent6" w:themeFillTint="99"/>
            <w:vAlign w:val="center"/>
          </w:tcPr>
          <w:p w14:paraId="25A27BD8" w14:textId="71F348F4" w:rsidR="008A3620" w:rsidRPr="00C17A6C" w:rsidRDefault="008A3620" w:rsidP="007617E5">
            <w:pPr>
              <w:rPr>
                <w:rFonts w:cs="Times New Roman"/>
                <w:sz w:val="20"/>
                <w:szCs w:val="20"/>
              </w:rPr>
            </w:pPr>
            <w:r>
              <w:rPr>
                <w:rFonts w:cs="Times New Roman"/>
                <w:sz w:val="20"/>
                <w:szCs w:val="20"/>
              </w:rPr>
              <w:t>Middle Fork Salmon River</w:t>
            </w:r>
          </w:p>
        </w:tc>
      </w:tr>
      <w:tr w:rsidR="007617E5" w:rsidRPr="00C17A6C" w14:paraId="29A2DF05"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2BD211FC" w14:textId="4304E76B" w:rsidR="008A3620" w:rsidRPr="00C17A6C" w:rsidRDefault="008A3620" w:rsidP="007617E5">
            <w:pPr>
              <w:jc w:val="center"/>
              <w:rPr>
                <w:rFonts w:cs="Times New Roman"/>
                <w:sz w:val="20"/>
                <w:szCs w:val="20"/>
              </w:rPr>
            </w:pPr>
            <w:r>
              <w:rPr>
                <w:rFonts w:cs="Times New Roman"/>
                <w:b w:val="0"/>
                <w:bCs w:val="0"/>
                <w:sz w:val="20"/>
                <w:szCs w:val="20"/>
              </w:rPr>
              <w:t>MFBEA</w:t>
            </w:r>
          </w:p>
        </w:tc>
        <w:tc>
          <w:tcPr>
            <w:tcW w:w="1620" w:type="dxa"/>
            <w:vAlign w:val="center"/>
          </w:tcPr>
          <w:p w14:paraId="3508ABAB" w14:textId="2E2ED79A" w:rsidR="008A3620" w:rsidRPr="00C17A6C" w:rsidRDefault="008A3620"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Bear Valley Creek</w:t>
            </w:r>
          </w:p>
        </w:tc>
        <w:tc>
          <w:tcPr>
            <w:tcW w:w="1350" w:type="dxa"/>
            <w:vAlign w:val="center"/>
          </w:tcPr>
          <w:p w14:paraId="28AE7EA9" w14:textId="2089AA96"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493DF46F" w14:textId="1406CC31"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68D71466" w14:textId="08A399BA"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w:t>
            </w:r>
          </w:p>
        </w:tc>
        <w:tc>
          <w:tcPr>
            <w:tcW w:w="5940" w:type="dxa"/>
            <w:vAlign w:val="center"/>
          </w:tcPr>
          <w:p w14:paraId="1E36713C" w14:textId="29C6240C"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904D66">
              <w:rPr>
                <w:rFonts w:cs="Times New Roman"/>
                <w:sz w:val="20"/>
                <w:szCs w:val="20"/>
              </w:rPr>
              <w:t>Targeted for viability because of historical production potential and opportunity.</w:t>
            </w:r>
          </w:p>
        </w:tc>
      </w:tr>
      <w:tr w:rsidR="008A3620" w:rsidRPr="00C17A6C" w14:paraId="25C768B9"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05EBF8A6" w14:textId="5611FFB8" w:rsidR="008A3620" w:rsidRPr="00C17A6C" w:rsidRDefault="008A3620" w:rsidP="007617E5">
            <w:pPr>
              <w:jc w:val="center"/>
              <w:rPr>
                <w:rFonts w:cs="Times New Roman"/>
                <w:sz w:val="20"/>
                <w:szCs w:val="20"/>
              </w:rPr>
            </w:pPr>
            <w:r>
              <w:rPr>
                <w:rFonts w:cs="Times New Roman"/>
                <w:b w:val="0"/>
                <w:bCs w:val="0"/>
                <w:sz w:val="20"/>
                <w:szCs w:val="20"/>
              </w:rPr>
              <w:t>MFMAR</w:t>
            </w:r>
          </w:p>
        </w:tc>
        <w:tc>
          <w:tcPr>
            <w:tcW w:w="1620" w:type="dxa"/>
            <w:vAlign w:val="center"/>
          </w:tcPr>
          <w:p w14:paraId="48AEA1AA" w14:textId="0B8C0858" w:rsidR="008A3620" w:rsidRPr="00C17A6C" w:rsidRDefault="008A3620"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Marsh Creek</w:t>
            </w:r>
          </w:p>
        </w:tc>
        <w:tc>
          <w:tcPr>
            <w:tcW w:w="1350" w:type="dxa"/>
            <w:vAlign w:val="center"/>
          </w:tcPr>
          <w:p w14:paraId="6E7CDAC9" w14:textId="7513F642"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46E23DAA" w14:textId="22EFA306"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70648B48" w14:textId="36DADC76"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Viable</w:t>
            </w:r>
          </w:p>
        </w:tc>
        <w:tc>
          <w:tcPr>
            <w:tcW w:w="5940" w:type="dxa"/>
            <w:vAlign w:val="center"/>
          </w:tcPr>
          <w:p w14:paraId="5C4031E8" w14:textId="3263DF18"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04D66">
              <w:rPr>
                <w:rFonts w:cs="Times New Roman"/>
                <w:sz w:val="20"/>
                <w:szCs w:val="20"/>
              </w:rPr>
              <w:t>Targeted for viability due to geographic distribution in MPG and historic production potential.</w:t>
            </w:r>
          </w:p>
        </w:tc>
      </w:tr>
      <w:tr w:rsidR="008A3620" w:rsidRPr="00C17A6C" w14:paraId="6B8E9EEB"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2DFF2739" w14:textId="1628CAEC" w:rsidR="008A3620" w:rsidRPr="00C17A6C" w:rsidRDefault="008A3620" w:rsidP="007617E5">
            <w:pPr>
              <w:jc w:val="center"/>
              <w:rPr>
                <w:rFonts w:cs="Times New Roman"/>
                <w:sz w:val="20"/>
                <w:szCs w:val="20"/>
              </w:rPr>
            </w:pPr>
            <w:r>
              <w:rPr>
                <w:rFonts w:cs="Times New Roman"/>
                <w:b w:val="0"/>
                <w:bCs w:val="0"/>
                <w:sz w:val="20"/>
                <w:szCs w:val="20"/>
              </w:rPr>
              <w:t>MFSUL</w:t>
            </w:r>
          </w:p>
        </w:tc>
        <w:tc>
          <w:tcPr>
            <w:tcW w:w="1620" w:type="dxa"/>
            <w:vAlign w:val="center"/>
          </w:tcPr>
          <w:p w14:paraId="309074DF" w14:textId="35FD86FE" w:rsidR="008A3620" w:rsidRPr="00C17A6C" w:rsidRDefault="008A3620"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Sulphur Creek</w:t>
            </w:r>
          </w:p>
        </w:tc>
        <w:tc>
          <w:tcPr>
            <w:tcW w:w="1350" w:type="dxa"/>
            <w:vAlign w:val="center"/>
          </w:tcPr>
          <w:p w14:paraId="30E06D93" w14:textId="5F2D35BD"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2CD85CB9" w14:textId="5D2B885E"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0369E127" w14:textId="3DD48D58"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Maintained</w:t>
            </w:r>
          </w:p>
        </w:tc>
        <w:tc>
          <w:tcPr>
            <w:tcW w:w="5940" w:type="dxa"/>
            <w:vAlign w:val="center"/>
          </w:tcPr>
          <w:p w14:paraId="0FEF54A3" w14:textId="77777777" w:rsidR="008A3620" w:rsidRPr="00C17A6C" w:rsidRDefault="008A3620"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r>
      <w:tr w:rsidR="008A3620" w:rsidRPr="00C17A6C" w14:paraId="25970F3D"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24643F99" w14:textId="5A308E25" w:rsidR="008A3620" w:rsidRPr="00C17A6C" w:rsidRDefault="008A3620" w:rsidP="007617E5">
            <w:pPr>
              <w:jc w:val="center"/>
              <w:rPr>
                <w:rFonts w:cs="Times New Roman"/>
                <w:sz w:val="20"/>
                <w:szCs w:val="20"/>
              </w:rPr>
            </w:pPr>
            <w:r>
              <w:rPr>
                <w:rFonts w:cs="Times New Roman"/>
                <w:b w:val="0"/>
                <w:bCs w:val="0"/>
                <w:sz w:val="20"/>
                <w:szCs w:val="20"/>
              </w:rPr>
              <w:t>MFUMA</w:t>
            </w:r>
          </w:p>
        </w:tc>
        <w:tc>
          <w:tcPr>
            <w:tcW w:w="1620" w:type="dxa"/>
            <w:vAlign w:val="center"/>
          </w:tcPr>
          <w:p w14:paraId="34E88495" w14:textId="13CA1369" w:rsidR="008A3620" w:rsidRPr="00C17A6C" w:rsidRDefault="008A3620"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Middle Fork Salmon River above Indian Creek</w:t>
            </w:r>
          </w:p>
        </w:tc>
        <w:tc>
          <w:tcPr>
            <w:tcW w:w="1350" w:type="dxa"/>
            <w:vAlign w:val="center"/>
          </w:tcPr>
          <w:p w14:paraId="57332437" w14:textId="56E8A0F5"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600134E2" w14:textId="7DAA3E08"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2956B950" w14:textId="05487635"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Maintained</w:t>
            </w:r>
          </w:p>
        </w:tc>
        <w:tc>
          <w:tcPr>
            <w:tcW w:w="5940" w:type="dxa"/>
            <w:vAlign w:val="center"/>
          </w:tcPr>
          <w:p w14:paraId="7F100B86" w14:textId="6CF85465"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04D66">
              <w:rPr>
                <w:rFonts w:cs="Times New Roman"/>
                <w:sz w:val="20"/>
                <w:szCs w:val="20"/>
              </w:rPr>
              <w:t>Upper Middle Fork mainstem is composed of a number of small tributaries (rather than a core, contiguous spawning area).</w:t>
            </w:r>
          </w:p>
        </w:tc>
      </w:tr>
      <w:tr w:rsidR="008A3620" w:rsidRPr="00C17A6C" w14:paraId="0BB120A8"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7896F17F" w14:textId="4A57612F" w:rsidR="008A3620" w:rsidRPr="00C17A6C" w:rsidRDefault="008A3620" w:rsidP="007617E5">
            <w:pPr>
              <w:jc w:val="center"/>
              <w:rPr>
                <w:rFonts w:cs="Times New Roman"/>
                <w:sz w:val="20"/>
                <w:szCs w:val="20"/>
              </w:rPr>
            </w:pPr>
            <w:r>
              <w:rPr>
                <w:rFonts w:cs="Times New Roman"/>
                <w:b w:val="0"/>
                <w:bCs w:val="0"/>
                <w:sz w:val="20"/>
                <w:szCs w:val="20"/>
              </w:rPr>
              <w:t>MFLMA</w:t>
            </w:r>
          </w:p>
        </w:tc>
        <w:tc>
          <w:tcPr>
            <w:tcW w:w="1620" w:type="dxa"/>
            <w:vAlign w:val="center"/>
          </w:tcPr>
          <w:p w14:paraId="51BB8FF2" w14:textId="15383134" w:rsidR="008A3620" w:rsidRPr="00C17A6C" w:rsidRDefault="008A3620"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Middle Fork Salmon River below Indian Creek</w:t>
            </w:r>
          </w:p>
        </w:tc>
        <w:tc>
          <w:tcPr>
            <w:tcW w:w="1350" w:type="dxa"/>
            <w:vAlign w:val="center"/>
          </w:tcPr>
          <w:p w14:paraId="238E05AA" w14:textId="5F3E9D3A"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1A7C20EE" w14:textId="197B2FC0"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1530" w:type="dxa"/>
            <w:vAlign w:val="center"/>
          </w:tcPr>
          <w:p w14:paraId="2707F998" w14:textId="1F46D545"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Maintained</w:t>
            </w:r>
          </w:p>
        </w:tc>
        <w:tc>
          <w:tcPr>
            <w:tcW w:w="5940" w:type="dxa"/>
            <w:vAlign w:val="center"/>
          </w:tcPr>
          <w:p w14:paraId="77FEF95B" w14:textId="4485A784" w:rsidR="008A3620" w:rsidRPr="00C17A6C" w:rsidRDefault="002477D7"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w:t>
            </w:r>
          </w:p>
        </w:tc>
      </w:tr>
      <w:tr w:rsidR="008A3620" w:rsidRPr="00C17A6C" w14:paraId="747932C1"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6BB298FD" w14:textId="27C4454D" w:rsidR="008A3620" w:rsidRPr="00C17A6C" w:rsidRDefault="008A3620" w:rsidP="007617E5">
            <w:pPr>
              <w:jc w:val="center"/>
              <w:rPr>
                <w:rFonts w:cs="Times New Roman"/>
                <w:sz w:val="20"/>
                <w:szCs w:val="20"/>
              </w:rPr>
            </w:pPr>
            <w:r>
              <w:rPr>
                <w:rFonts w:cs="Times New Roman"/>
                <w:b w:val="0"/>
                <w:bCs w:val="0"/>
                <w:sz w:val="20"/>
                <w:szCs w:val="20"/>
              </w:rPr>
              <w:t>MFLOO</w:t>
            </w:r>
          </w:p>
        </w:tc>
        <w:tc>
          <w:tcPr>
            <w:tcW w:w="1620" w:type="dxa"/>
            <w:vAlign w:val="center"/>
          </w:tcPr>
          <w:p w14:paraId="3DA423B0" w14:textId="2FA3514C" w:rsidR="008A3620" w:rsidRPr="00C17A6C" w:rsidRDefault="008A3620"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Loon Creek</w:t>
            </w:r>
          </w:p>
        </w:tc>
        <w:tc>
          <w:tcPr>
            <w:tcW w:w="1350" w:type="dxa"/>
            <w:vAlign w:val="center"/>
          </w:tcPr>
          <w:p w14:paraId="5CF9E17D" w14:textId="72A346B6"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794C6E58" w14:textId="6AF99727"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 / Summer</w:t>
            </w:r>
          </w:p>
        </w:tc>
        <w:tc>
          <w:tcPr>
            <w:tcW w:w="1530" w:type="dxa"/>
            <w:vAlign w:val="center"/>
          </w:tcPr>
          <w:p w14:paraId="0432226E" w14:textId="336D15CD"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Viable</w:t>
            </w:r>
          </w:p>
        </w:tc>
        <w:tc>
          <w:tcPr>
            <w:tcW w:w="5940" w:type="dxa"/>
            <w:vAlign w:val="center"/>
          </w:tcPr>
          <w:p w14:paraId="125F7E33" w14:textId="32F8A409"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04D66">
              <w:rPr>
                <w:rFonts w:cs="Times New Roman"/>
                <w:sz w:val="20"/>
                <w:szCs w:val="20"/>
              </w:rPr>
              <w:t>Targeted for viability because of geographic distribution in MPG and historic production potential.</w:t>
            </w:r>
          </w:p>
        </w:tc>
      </w:tr>
      <w:tr w:rsidR="007617E5" w:rsidRPr="00C17A6C" w14:paraId="5E8CD43B"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0583ED9D" w14:textId="27729E89" w:rsidR="008A3620" w:rsidRPr="00C17A6C" w:rsidRDefault="008A3620" w:rsidP="007617E5">
            <w:pPr>
              <w:jc w:val="center"/>
              <w:rPr>
                <w:rFonts w:cs="Times New Roman"/>
                <w:sz w:val="20"/>
                <w:szCs w:val="20"/>
              </w:rPr>
            </w:pPr>
            <w:r>
              <w:rPr>
                <w:rFonts w:cs="Times New Roman"/>
                <w:b w:val="0"/>
                <w:bCs w:val="0"/>
                <w:sz w:val="20"/>
                <w:szCs w:val="20"/>
              </w:rPr>
              <w:lastRenderedPageBreak/>
              <w:t>MFCAM</w:t>
            </w:r>
          </w:p>
        </w:tc>
        <w:tc>
          <w:tcPr>
            <w:tcW w:w="1620" w:type="dxa"/>
            <w:vAlign w:val="center"/>
          </w:tcPr>
          <w:p w14:paraId="313F4A4C" w14:textId="7338C402" w:rsidR="008A3620" w:rsidRPr="00C17A6C" w:rsidRDefault="008A3620"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Camas Creek</w:t>
            </w:r>
          </w:p>
        </w:tc>
        <w:tc>
          <w:tcPr>
            <w:tcW w:w="1350" w:type="dxa"/>
            <w:vAlign w:val="center"/>
          </w:tcPr>
          <w:p w14:paraId="64122129" w14:textId="4A5CFFE7"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268F1181" w14:textId="7209B798"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599F375C" w14:textId="7AEA2F30"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Maintained</w:t>
            </w:r>
          </w:p>
        </w:tc>
        <w:tc>
          <w:tcPr>
            <w:tcW w:w="5940" w:type="dxa"/>
            <w:vAlign w:val="center"/>
          </w:tcPr>
          <w:p w14:paraId="4C1BB8C9" w14:textId="56784E97" w:rsidR="008A3620" w:rsidRPr="00C17A6C" w:rsidRDefault="002477D7"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w:t>
            </w:r>
          </w:p>
        </w:tc>
      </w:tr>
      <w:tr w:rsidR="007617E5" w:rsidRPr="00C17A6C" w14:paraId="57B33790"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194C661F" w14:textId="63C4838D" w:rsidR="008A3620" w:rsidRPr="00C17A6C" w:rsidRDefault="008A3620" w:rsidP="007617E5">
            <w:pPr>
              <w:jc w:val="center"/>
              <w:rPr>
                <w:rFonts w:cs="Times New Roman"/>
                <w:sz w:val="20"/>
                <w:szCs w:val="20"/>
              </w:rPr>
            </w:pPr>
            <w:r>
              <w:rPr>
                <w:rFonts w:cs="Times New Roman"/>
                <w:b w:val="0"/>
                <w:bCs w:val="0"/>
                <w:sz w:val="20"/>
                <w:szCs w:val="20"/>
              </w:rPr>
              <w:t>MFBIG</w:t>
            </w:r>
          </w:p>
        </w:tc>
        <w:tc>
          <w:tcPr>
            <w:tcW w:w="1620" w:type="dxa"/>
            <w:vAlign w:val="center"/>
          </w:tcPr>
          <w:p w14:paraId="22F68358" w14:textId="04F797C3" w:rsidR="008A3620" w:rsidRPr="00C17A6C" w:rsidRDefault="008A3620"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Big Creek</w:t>
            </w:r>
          </w:p>
        </w:tc>
        <w:tc>
          <w:tcPr>
            <w:tcW w:w="1350" w:type="dxa"/>
            <w:vAlign w:val="center"/>
          </w:tcPr>
          <w:p w14:paraId="661988F6" w14:textId="18F59050"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Large</w:t>
            </w:r>
          </w:p>
        </w:tc>
        <w:tc>
          <w:tcPr>
            <w:tcW w:w="990" w:type="dxa"/>
            <w:vAlign w:val="center"/>
          </w:tcPr>
          <w:p w14:paraId="7CA8280B" w14:textId="7B37881D"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 / Summer</w:t>
            </w:r>
          </w:p>
        </w:tc>
        <w:tc>
          <w:tcPr>
            <w:tcW w:w="1530" w:type="dxa"/>
            <w:vAlign w:val="center"/>
          </w:tcPr>
          <w:p w14:paraId="5A1536AA" w14:textId="05213CDA"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Highly Viable</w:t>
            </w:r>
          </w:p>
        </w:tc>
        <w:tc>
          <w:tcPr>
            <w:tcW w:w="5940" w:type="dxa"/>
            <w:vAlign w:val="center"/>
          </w:tcPr>
          <w:p w14:paraId="7ADEFD95" w14:textId="62BB72F1"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04D66">
              <w:rPr>
                <w:rFonts w:cs="Times New Roman"/>
                <w:sz w:val="20"/>
                <w:szCs w:val="20"/>
              </w:rPr>
              <w:t>Targeted for high viability. The only Large population in this MPG. Supports spring and summer run fish.</w:t>
            </w:r>
          </w:p>
        </w:tc>
      </w:tr>
      <w:tr w:rsidR="008A3620" w:rsidRPr="00C17A6C" w14:paraId="0DCCB0F7"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4AF5FDCC" w14:textId="2985B7A8" w:rsidR="008A3620" w:rsidRPr="00C17A6C" w:rsidRDefault="008A3620" w:rsidP="007617E5">
            <w:pPr>
              <w:jc w:val="center"/>
              <w:rPr>
                <w:rFonts w:cs="Times New Roman"/>
                <w:sz w:val="20"/>
                <w:szCs w:val="20"/>
              </w:rPr>
            </w:pPr>
            <w:r>
              <w:rPr>
                <w:rFonts w:cs="Times New Roman"/>
                <w:b w:val="0"/>
                <w:bCs w:val="0"/>
                <w:sz w:val="20"/>
                <w:szCs w:val="20"/>
              </w:rPr>
              <w:t>SRCHA</w:t>
            </w:r>
          </w:p>
        </w:tc>
        <w:tc>
          <w:tcPr>
            <w:tcW w:w="1620" w:type="dxa"/>
            <w:vAlign w:val="center"/>
          </w:tcPr>
          <w:p w14:paraId="5A16528D" w14:textId="09E37B21" w:rsidR="008A3620" w:rsidRPr="00C17A6C" w:rsidRDefault="008A3620"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Chamberlain Creek</w:t>
            </w:r>
          </w:p>
        </w:tc>
        <w:tc>
          <w:tcPr>
            <w:tcW w:w="1350" w:type="dxa"/>
            <w:vAlign w:val="center"/>
          </w:tcPr>
          <w:p w14:paraId="2569C417" w14:textId="718AD0DA"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65946A2A" w14:textId="7935EE20"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09B9B5DD" w14:textId="672826C6"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w:t>
            </w:r>
          </w:p>
        </w:tc>
        <w:tc>
          <w:tcPr>
            <w:tcW w:w="5940" w:type="dxa"/>
            <w:vAlign w:val="center"/>
          </w:tcPr>
          <w:p w14:paraId="34828247" w14:textId="21EA001C"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904D66">
              <w:rPr>
                <w:rFonts w:cs="Times New Roman"/>
                <w:sz w:val="20"/>
                <w:szCs w:val="20"/>
              </w:rPr>
              <w:t>Targeted for viability. Significant geographic position provides connectivity between MPGs. Population has unique, apparently persistent genetic characteristics.</w:t>
            </w:r>
          </w:p>
        </w:tc>
      </w:tr>
      <w:tr w:rsidR="007617E5" w:rsidRPr="00C17A6C" w14:paraId="419F4EAE"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A8D08D" w:themeFill="accent6" w:themeFillTint="99"/>
            <w:vAlign w:val="center"/>
          </w:tcPr>
          <w:p w14:paraId="040EAA13" w14:textId="0213B4FD" w:rsidR="007617E5" w:rsidRPr="00C17A6C" w:rsidRDefault="007617E5" w:rsidP="007617E5">
            <w:pPr>
              <w:rPr>
                <w:rFonts w:cs="Times New Roman"/>
                <w:sz w:val="20"/>
                <w:szCs w:val="20"/>
              </w:rPr>
            </w:pPr>
            <w:r>
              <w:rPr>
                <w:rFonts w:cs="Times New Roman"/>
                <w:sz w:val="20"/>
                <w:szCs w:val="20"/>
              </w:rPr>
              <w:t>South Fork Salmon River</w:t>
            </w:r>
          </w:p>
        </w:tc>
      </w:tr>
      <w:tr w:rsidR="007617E5" w:rsidRPr="00C17A6C" w14:paraId="5182A4CA"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026AD10E" w14:textId="6E43EB18" w:rsidR="007617E5" w:rsidRPr="00C17A6C" w:rsidRDefault="007617E5" w:rsidP="007617E5">
            <w:pPr>
              <w:jc w:val="center"/>
              <w:rPr>
                <w:rFonts w:cs="Times New Roman"/>
                <w:sz w:val="20"/>
                <w:szCs w:val="20"/>
              </w:rPr>
            </w:pPr>
            <w:r>
              <w:rPr>
                <w:rFonts w:cs="Times New Roman"/>
                <w:b w:val="0"/>
                <w:bCs w:val="0"/>
                <w:sz w:val="20"/>
                <w:szCs w:val="20"/>
              </w:rPr>
              <w:t>SFSMA</w:t>
            </w:r>
          </w:p>
        </w:tc>
        <w:tc>
          <w:tcPr>
            <w:tcW w:w="1620" w:type="dxa"/>
            <w:vAlign w:val="center"/>
          </w:tcPr>
          <w:p w14:paraId="56E2BAFC" w14:textId="3E9EDCDF" w:rsidR="007617E5"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South Fork Salmon River mainstem</w:t>
            </w:r>
          </w:p>
        </w:tc>
        <w:tc>
          <w:tcPr>
            <w:tcW w:w="1350" w:type="dxa"/>
            <w:vAlign w:val="center"/>
          </w:tcPr>
          <w:p w14:paraId="532C3887" w14:textId="2E91B5C7"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Large</w:t>
            </w:r>
          </w:p>
        </w:tc>
        <w:tc>
          <w:tcPr>
            <w:tcW w:w="990" w:type="dxa"/>
            <w:vAlign w:val="center"/>
          </w:tcPr>
          <w:p w14:paraId="628181DC" w14:textId="24E28413"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Summer</w:t>
            </w:r>
          </w:p>
        </w:tc>
        <w:tc>
          <w:tcPr>
            <w:tcW w:w="1530" w:type="dxa"/>
            <w:vAlign w:val="center"/>
          </w:tcPr>
          <w:p w14:paraId="1D5FC791" w14:textId="48C6A137"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w:t>
            </w:r>
          </w:p>
        </w:tc>
        <w:tc>
          <w:tcPr>
            <w:tcW w:w="5940" w:type="dxa"/>
            <w:vAlign w:val="center"/>
          </w:tcPr>
          <w:p w14:paraId="7E77B5B4" w14:textId="7AC016D3"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904D66">
              <w:rPr>
                <w:rFonts w:cs="Times New Roman"/>
                <w:sz w:val="20"/>
                <w:szCs w:val="20"/>
              </w:rPr>
              <w:t>Targeted for viability to achieve large-size requirement.</w:t>
            </w:r>
            <w:ins w:id="168" w:author="Mike Ackerman" w:date="2024-05-28T11:23:00Z">
              <w:r w:rsidR="00D946CD">
                <w:rPr>
                  <w:rFonts w:cs="Times New Roman"/>
                  <w:sz w:val="20"/>
                  <w:szCs w:val="20"/>
                </w:rPr>
                <w:t xml:space="preserve"> Ongoing supplementation.</w:t>
              </w:r>
            </w:ins>
          </w:p>
        </w:tc>
      </w:tr>
      <w:tr w:rsidR="007617E5" w:rsidRPr="00C17A6C" w14:paraId="37D3A71E"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0C912D32" w14:textId="6F8C393D" w:rsidR="007617E5" w:rsidRPr="00C17A6C" w:rsidRDefault="007617E5" w:rsidP="007617E5">
            <w:pPr>
              <w:jc w:val="center"/>
              <w:rPr>
                <w:rFonts w:cs="Times New Roman"/>
                <w:sz w:val="20"/>
                <w:szCs w:val="20"/>
              </w:rPr>
            </w:pPr>
            <w:r>
              <w:rPr>
                <w:rFonts w:cs="Times New Roman"/>
                <w:b w:val="0"/>
                <w:bCs w:val="0"/>
                <w:sz w:val="20"/>
                <w:szCs w:val="20"/>
              </w:rPr>
              <w:t>SFEFS</w:t>
            </w:r>
          </w:p>
        </w:tc>
        <w:tc>
          <w:tcPr>
            <w:tcW w:w="1620" w:type="dxa"/>
            <w:vAlign w:val="center"/>
          </w:tcPr>
          <w:p w14:paraId="387F973B" w14:textId="717CDE61" w:rsidR="007617E5"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East Fork South Fork Salmon River</w:t>
            </w:r>
          </w:p>
        </w:tc>
        <w:tc>
          <w:tcPr>
            <w:tcW w:w="1350" w:type="dxa"/>
            <w:vAlign w:val="center"/>
          </w:tcPr>
          <w:p w14:paraId="11D97187" w14:textId="70BC02EA"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Large</w:t>
            </w:r>
          </w:p>
        </w:tc>
        <w:tc>
          <w:tcPr>
            <w:tcW w:w="990" w:type="dxa"/>
            <w:vAlign w:val="center"/>
          </w:tcPr>
          <w:p w14:paraId="5DE4F945" w14:textId="2BD5D4B7"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Summer</w:t>
            </w:r>
          </w:p>
        </w:tc>
        <w:tc>
          <w:tcPr>
            <w:tcW w:w="1530" w:type="dxa"/>
            <w:vAlign w:val="center"/>
          </w:tcPr>
          <w:p w14:paraId="343BB2DE" w14:textId="07238829"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Maintained</w:t>
            </w:r>
          </w:p>
        </w:tc>
        <w:tc>
          <w:tcPr>
            <w:tcW w:w="5940" w:type="dxa"/>
            <w:vAlign w:val="center"/>
          </w:tcPr>
          <w:p w14:paraId="7149D094" w14:textId="10785E1A"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04D66">
              <w:rPr>
                <w:rFonts w:cs="Times New Roman"/>
                <w:sz w:val="20"/>
                <w:szCs w:val="20"/>
              </w:rPr>
              <w:t>Ongoing supplementation exists in this population (Johnson Creek).</w:t>
            </w:r>
          </w:p>
        </w:tc>
      </w:tr>
      <w:tr w:rsidR="007617E5" w:rsidRPr="00C17A6C" w14:paraId="31A294BB"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1BB054B2" w14:textId="5E6C2DF1" w:rsidR="007617E5" w:rsidRPr="00C17A6C" w:rsidRDefault="007617E5" w:rsidP="007617E5">
            <w:pPr>
              <w:jc w:val="center"/>
              <w:rPr>
                <w:rFonts w:cs="Times New Roman"/>
                <w:sz w:val="20"/>
                <w:szCs w:val="20"/>
              </w:rPr>
            </w:pPr>
            <w:r>
              <w:rPr>
                <w:rFonts w:cs="Times New Roman"/>
                <w:b w:val="0"/>
                <w:bCs w:val="0"/>
                <w:sz w:val="20"/>
                <w:szCs w:val="20"/>
              </w:rPr>
              <w:t>SFSEC</w:t>
            </w:r>
          </w:p>
        </w:tc>
        <w:tc>
          <w:tcPr>
            <w:tcW w:w="1620" w:type="dxa"/>
            <w:vAlign w:val="center"/>
          </w:tcPr>
          <w:p w14:paraId="56ADFEF7" w14:textId="772B5662" w:rsidR="007617E5"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Secesh River</w:t>
            </w:r>
          </w:p>
        </w:tc>
        <w:tc>
          <w:tcPr>
            <w:tcW w:w="1350" w:type="dxa"/>
            <w:vAlign w:val="center"/>
          </w:tcPr>
          <w:p w14:paraId="6C1B1C73" w14:textId="2320A76C"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671F55FF" w14:textId="4D1C0A4F"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Summer</w:t>
            </w:r>
          </w:p>
        </w:tc>
        <w:tc>
          <w:tcPr>
            <w:tcW w:w="1530" w:type="dxa"/>
            <w:vAlign w:val="center"/>
          </w:tcPr>
          <w:p w14:paraId="3832F8F8" w14:textId="792B43D0"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Highly Viable</w:t>
            </w:r>
          </w:p>
        </w:tc>
        <w:tc>
          <w:tcPr>
            <w:tcW w:w="5940" w:type="dxa"/>
            <w:vAlign w:val="center"/>
          </w:tcPr>
          <w:p w14:paraId="16861A10" w14:textId="09D6462C"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904D66">
              <w:rPr>
                <w:rFonts w:cs="Times New Roman"/>
                <w:sz w:val="20"/>
                <w:szCs w:val="20"/>
              </w:rPr>
              <w:t>Targeted for high viability. No supplementation and satisfies Intermediate-size requirement for MPG.</w:t>
            </w:r>
          </w:p>
        </w:tc>
      </w:tr>
      <w:tr w:rsidR="007617E5" w:rsidRPr="00C17A6C" w14:paraId="56435FBE"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27F15E09" w14:textId="549DD3A7" w:rsidR="007617E5" w:rsidRPr="00C17A6C" w:rsidRDefault="007617E5" w:rsidP="007617E5">
            <w:pPr>
              <w:jc w:val="center"/>
              <w:rPr>
                <w:rFonts w:cs="Times New Roman"/>
                <w:sz w:val="20"/>
                <w:szCs w:val="20"/>
              </w:rPr>
            </w:pPr>
            <w:r w:rsidRPr="000E3DA6">
              <w:rPr>
                <w:rFonts w:cs="Times New Roman"/>
                <w:b w:val="0"/>
                <w:bCs w:val="0"/>
                <w:sz w:val="20"/>
                <w:szCs w:val="20"/>
              </w:rPr>
              <w:t>SRLSR</w:t>
            </w:r>
          </w:p>
        </w:tc>
        <w:tc>
          <w:tcPr>
            <w:tcW w:w="1620" w:type="dxa"/>
            <w:vAlign w:val="center"/>
          </w:tcPr>
          <w:p w14:paraId="71B13657" w14:textId="45CD96CB" w:rsidR="007617E5"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0E3DA6">
              <w:rPr>
                <w:rFonts w:cs="Times New Roman"/>
                <w:sz w:val="20"/>
                <w:szCs w:val="20"/>
              </w:rPr>
              <w:t>Little Salmon River</w:t>
            </w:r>
          </w:p>
        </w:tc>
        <w:tc>
          <w:tcPr>
            <w:tcW w:w="1350" w:type="dxa"/>
            <w:vAlign w:val="center"/>
          </w:tcPr>
          <w:p w14:paraId="367E94DA" w14:textId="5D01ABE5"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312142BE" w14:textId="3B49A390"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 / Summer</w:t>
            </w:r>
          </w:p>
        </w:tc>
        <w:tc>
          <w:tcPr>
            <w:tcW w:w="1530" w:type="dxa"/>
            <w:vAlign w:val="center"/>
          </w:tcPr>
          <w:p w14:paraId="640A3ACE" w14:textId="4E87D525"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Maintained</w:t>
            </w:r>
          </w:p>
        </w:tc>
        <w:tc>
          <w:tcPr>
            <w:tcW w:w="5940" w:type="dxa"/>
            <w:vAlign w:val="center"/>
          </w:tcPr>
          <w:p w14:paraId="777ECB1F" w14:textId="64C39967"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04D66">
              <w:rPr>
                <w:rFonts w:cs="Times New Roman"/>
                <w:sz w:val="20"/>
                <w:szCs w:val="20"/>
              </w:rPr>
              <w:t>Only population with spring/summer life history. Size category is driven by small, adjunct tributaries where the spring life history is represented in the population, although minor. Location outside main drainage. Population is greatly influenced by Rapid River Hatchery production and releases.</w:t>
            </w:r>
          </w:p>
        </w:tc>
      </w:tr>
      <w:tr w:rsidR="007617E5" w:rsidRPr="00C17A6C" w14:paraId="3433D744" w14:textId="77777777" w:rsidTr="007617E5">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A8D08D" w:themeFill="accent6" w:themeFillTint="99"/>
            <w:vAlign w:val="center"/>
          </w:tcPr>
          <w:p w14:paraId="05AC0B22" w14:textId="1222CA5F" w:rsidR="007617E5" w:rsidRPr="00C17A6C" w:rsidRDefault="007617E5" w:rsidP="007617E5">
            <w:pPr>
              <w:rPr>
                <w:rFonts w:cs="Times New Roman"/>
                <w:sz w:val="20"/>
                <w:szCs w:val="20"/>
              </w:rPr>
            </w:pPr>
            <w:r>
              <w:rPr>
                <w:rFonts w:cs="Times New Roman"/>
                <w:sz w:val="20"/>
                <w:szCs w:val="20"/>
              </w:rPr>
              <w:t>Grande Ronde / Imnaha River</w:t>
            </w:r>
          </w:p>
        </w:tc>
      </w:tr>
      <w:tr w:rsidR="007617E5" w:rsidRPr="00C17A6C" w14:paraId="4B9C5315"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1FF1C740" w14:textId="7F17CC6F" w:rsidR="007617E5" w:rsidRPr="00C17A6C" w:rsidRDefault="007617E5" w:rsidP="007617E5">
            <w:pPr>
              <w:jc w:val="center"/>
              <w:rPr>
                <w:rFonts w:cs="Times New Roman"/>
                <w:sz w:val="20"/>
                <w:szCs w:val="20"/>
              </w:rPr>
            </w:pPr>
            <w:r>
              <w:rPr>
                <w:rFonts w:cs="Times New Roman"/>
                <w:b w:val="0"/>
                <w:bCs w:val="0"/>
                <w:sz w:val="20"/>
                <w:szCs w:val="20"/>
              </w:rPr>
              <w:t>IRBSH</w:t>
            </w:r>
          </w:p>
        </w:tc>
        <w:tc>
          <w:tcPr>
            <w:tcW w:w="1620" w:type="dxa"/>
            <w:vAlign w:val="center"/>
          </w:tcPr>
          <w:p w14:paraId="1975937B" w14:textId="6C051E4D" w:rsidR="007617E5"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Big Sheep Creek</w:t>
            </w:r>
          </w:p>
        </w:tc>
        <w:tc>
          <w:tcPr>
            <w:tcW w:w="1350" w:type="dxa"/>
            <w:vAlign w:val="center"/>
          </w:tcPr>
          <w:p w14:paraId="4EA7961F" w14:textId="1648CAB9"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0E370532" w14:textId="456BA970"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6FCF1226" w14:textId="20737692"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Consider for reintroduction as recovery efforts progress</w:t>
            </w:r>
          </w:p>
        </w:tc>
        <w:tc>
          <w:tcPr>
            <w:tcW w:w="5940" w:type="dxa"/>
            <w:vAlign w:val="center"/>
          </w:tcPr>
          <w:p w14:paraId="75F8247A" w14:textId="46333747"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Functionally extirpated. </w:t>
            </w:r>
            <w:r w:rsidRPr="00904D66">
              <w:rPr>
                <w:rFonts w:cs="Times New Roman"/>
                <w:sz w:val="20"/>
                <w:szCs w:val="20"/>
              </w:rPr>
              <w:t>ICTRT recommends that initial recovery efforts focus on extant populations, i.e., the adjacent Imnaha River population, with scoping efforts for re-introduction conducted concurrently. Currently hatchery releases into Big Sheep Creek are from the adjacent Imnaha River population.</w:t>
            </w:r>
          </w:p>
        </w:tc>
      </w:tr>
      <w:tr w:rsidR="007617E5" w:rsidRPr="00C17A6C" w14:paraId="470B570B"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52F6D85E" w14:textId="0C741069" w:rsidR="007617E5" w:rsidRPr="00C17A6C" w:rsidRDefault="007617E5" w:rsidP="007617E5">
            <w:pPr>
              <w:jc w:val="center"/>
              <w:rPr>
                <w:rFonts w:cs="Times New Roman"/>
                <w:sz w:val="20"/>
                <w:szCs w:val="20"/>
              </w:rPr>
            </w:pPr>
            <w:r>
              <w:rPr>
                <w:rFonts w:cs="Times New Roman"/>
                <w:b w:val="0"/>
                <w:bCs w:val="0"/>
                <w:sz w:val="20"/>
                <w:szCs w:val="20"/>
              </w:rPr>
              <w:t>IRMAI</w:t>
            </w:r>
          </w:p>
        </w:tc>
        <w:tc>
          <w:tcPr>
            <w:tcW w:w="1620" w:type="dxa"/>
            <w:vAlign w:val="center"/>
          </w:tcPr>
          <w:p w14:paraId="62D7698F" w14:textId="5BA64FBA" w:rsidR="007617E5"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Imnaha River mainstem</w:t>
            </w:r>
          </w:p>
        </w:tc>
        <w:tc>
          <w:tcPr>
            <w:tcW w:w="1350" w:type="dxa"/>
            <w:vAlign w:val="center"/>
          </w:tcPr>
          <w:p w14:paraId="7CF983DD" w14:textId="2E3D2226"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0B44AB3A" w14:textId="7555E172"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1530" w:type="dxa"/>
            <w:vAlign w:val="center"/>
          </w:tcPr>
          <w:p w14:paraId="64697FF3" w14:textId="208A9102"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3E5E69BD" w14:textId="6042DFE0"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Only population with spring/summer life history.</w:t>
            </w:r>
          </w:p>
        </w:tc>
      </w:tr>
      <w:tr w:rsidR="007617E5" w:rsidRPr="00904D66" w14:paraId="7A827B75"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0BF623E1" w14:textId="164D8CA2" w:rsidR="007617E5" w:rsidRPr="00C17A6C" w:rsidRDefault="007617E5" w:rsidP="007617E5">
            <w:pPr>
              <w:jc w:val="center"/>
              <w:rPr>
                <w:rFonts w:cs="Times New Roman"/>
                <w:sz w:val="20"/>
                <w:szCs w:val="20"/>
              </w:rPr>
            </w:pPr>
            <w:r>
              <w:rPr>
                <w:rFonts w:cs="Times New Roman"/>
                <w:b w:val="0"/>
                <w:bCs w:val="0"/>
                <w:sz w:val="20"/>
                <w:szCs w:val="20"/>
              </w:rPr>
              <w:t>GRUMA</w:t>
            </w:r>
          </w:p>
        </w:tc>
        <w:tc>
          <w:tcPr>
            <w:tcW w:w="1620" w:type="dxa"/>
            <w:vAlign w:val="center"/>
          </w:tcPr>
          <w:p w14:paraId="7CCB3205" w14:textId="3818D235" w:rsidR="007617E5" w:rsidRPr="007617E5"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sidRPr="00353D3B">
              <w:rPr>
                <w:rFonts w:cs="Times New Roman"/>
                <w:sz w:val="20"/>
                <w:szCs w:val="20"/>
                <w:lang w:val="fr-FR"/>
              </w:rPr>
              <w:t>Grande Ronde River upper m</w:t>
            </w:r>
            <w:r>
              <w:rPr>
                <w:rFonts w:cs="Times New Roman"/>
                <w:sz w:val="20"/>
                <w:szCs w:val="20"/>
                <w:lang w:val="fr-FR"/>
              </w:rPr>
              <w:t>ainstem</w:t>
            </w:r>
          </w:p>
        </w:tc>
        <w:tc>
          <w:tcPr>
            <w:tcW w:w="1350" w:type="dxa"/>
            <w:vAlign w:val="center"/>
          </w:tcPr>
          <w:p w14:paraId="1A4AEE5E" w14:textId="432BEFD3" w:rsidR="007617E5" w:rsidRPr="007617E5"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Large</w:t>
            </w:r>
          </w:p>
        </w:tc>
        <w:tc>
          <w:tcPr>
            <w:tcW w:w="990" w:type="dxa"/>
            <w:vAlign w:val="center"/>
          </w:tcPr>
          <w:p w14:paraId="47A74C10" w14:textId="2967E101" w:rsidR="007617E5" w:rsidRPr="007617E5"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Spring</w:t>
            </w:r>
          </w:p>
        </w:tc>
        <w:tc>
          <w:tcPr>
            <w:tcW w:w="1530" w:type="dxa"/>
            <w:vAlign w:val="center"/>
          </w:tcPr>
          <w:p w14:paraId="781DD953" w14:textId="331C8DFC" w:rsidR="007617E5" w:rsidRPr="007617E5"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Viable or Maintained</w:t>
            </w:r>
          </w:p>
        </w:tc>
        <w:tc>
          <w:tcPr>
            <w:tcW w:w="5940" w:type="dxa"/>
            <w:vAlign w:val="center"/>
          </w:tcPr>
          <w:p w14:paraId="2C274B5A" w14:textId="1C496ABC" w:rsidR="007617E5" w:rsidRPr="00904D66"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04D66">
              <w:rPr>
                <w:rFonts w:cs="Times New Roman"/>
                <w:sz w:val="20"/>
                <w:szCs w:val="20"/>
              </w:rPr>
              <w:t>Population has the poorest a</w:t>
            </w:r>
            <w:r>
              <w:rPr>
                <w:rFonts w:cs="Times New Roman"/>
                <w:sz w:val="20"/>
                <w:szCs w:val="20"/>
              </w:rPr>
              <w:t>bundance/productivity status of all populations in MPG, would likely require the most improvement to achieve viability.</w:t>
            </w:r>
          </w:p>
        </w:tc>
      </w:tr>
      <w:tr w:rsidR="007617E5" w:rsidRPr="00C17A6C" w14:paraId="12F74818"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30E025CF" w14:textId="2B450D4D" w:rsidR="007617E5" w:rsidRPr="00C17A6C" w:rsidRDefault="007617E5" w:rsidP="007617E5">
            <w:pPr>
              <w:jc w:val="center"/>
              <w:rPr>
                <w:rFonts w:cs="Times New Roman"/>
                <w:sz w:val="20"/>
                <w:szCs w:val="20"/>
              </w:rPr>
            </w:pPr>
            <w:r>
              <w:rPr>
                <w:rFonts w:cs="Times New Roman"/>
                <w:b w:val="0"/>
                <w:bCs w:val="0"/>
                <w:sz w:val="20"/>
                <w:szCs w:val="20"/>
              </w:rPr>
              <w:t>GRCAT</w:t>
            </w:r>
          </w:p>
        </w:tc>
        <w:tc>
          <w:tcPr>
            <w:tcW w:w="1620" w:type="dxa"/>
            <w:vAlign w:val="center"/>
          </w:tcPr>
          <w:p w14:paraId="22173990" w14:textId="131C18D8" w:rsidR="007617E5"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Catherine Creek</w:t>
            </w:r>
          </w:p>
        </w:tc>
        <w:tc>
          <w:tcPr>
            <w:tcW w:w="1350" w:type="dxa"/>
            <w:vAlign w:val="center"/>
          </w:tcPr>
          <w:p w14:paraId="7008081A" w14:textId="45FAB767"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Large</w:t>
            </w:r>
          </w:p>
        </w:tc>
        <w:tc>
          <w:tcPr>
            <w:tcW w:w="990" w:type="dxa"/>
            <w:vAlign w:val="center"/>
          </w:tcPr>
          <w:p w14:paraId="7F2BAF86" w14:textId="67485EA1"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49F99F0A" w14:textId="7F8B891A"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08572A1D" w14:textId="2F0E41DA" w:rsidR="007617E5" w:rsidRPr="00C17A6C" w:rsidRDefault="001001F2"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1001F2">
              <w:rPr>
                <w:rFonts w:cs="Times New Roman"/>
                <w:sz w:val="20"/>
                <w:szCs w:val="20"/>
              </w:rPr>
              <w:t>Large population, would likely require less improvement than the Upper Grande Ronde population to achieve viability. ICTRT recommends initial focus on Catherine Creek core area (equivalent to Intermediate population</w:t>
            </w:r>
            <w:r>
              <w:rPr>
                <w:rFonts w:cs="Times New Roman"/>
                <w:sz w:val="20"/>
                <w:szCs w:val="20"/>
              </w:rPr>
              <w:t>).</w:t>
            </w:r>
          </w:p>
        </w:tc>
      </w:tr>
      <w:tr w:rsidR="007617E5" w:rsidRPr="00C17A6C" w14:paraId="58844126"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5DF8CC47" w14:textId="37F1D017" w:rsidR="007617E5" w:rsidRPr="00C17A6C" w:rsidRDefault="007617E5" w:rsidP="007617E5">
            <w:pPr>
              <w:jc w:val="center"/>
              <w:rPr>
                <w:rFonts w:cs="Times New Roman"/>
                <w:sz w:val="20"/>
                <w:szCs w:val="20"/>
              </w:rPr>
            </w:pPr>
            <w:r>
              <w:rPr>
                <w:rFonts w:cs="Times New Roman"/>
                <w:b w:val="0"/>
                <w:bCs w:val="0"/>
                <w:sz w:val="20"/>
                <w:szCs w:val="20"/>
              </w:rPr>
              <w:lastRenderedPageBreak/>
              <w:t>GRLOO</w:t>
            </w:r>
          </w:p>
        </w:tc>
        <w:tc>
          <w:tcPr>
            <w:tcW w:w="1620" w:type="dxa"/>
            <w:vAlign w:val="center"/>
          </w:tcPr>
          <w:p w14:paraId="2CC1B655" w14:textId="52C8CFFB" w:rsidR="007617E5"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Lookingglass Creek</w:t>
            </w:r>
          </w:p>
        </w:tc>
        <w:tc>
          <w:tcPr>
            <w:tcW w:w="1350" w:type="dxa"/>
            <w:vAlign w:val="center"/>
          </w:tcPr>
          <w:p w14:paraId="1E7C9BFE" w14:textId="2608DE72" w:rsidR="007617E5" w:rsidRPr="00C17A6C" w:rsidRDefault="001001F2"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2D793332" w14:textId="6A5EED96" w:rsidR="007617E5" w:rsidRPr="00C17A6C" w:rsidRDefault="001001F2"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1DADC96D" w14:textId="3C8ABE02" w:rsidR="007617E5" w:rsidRPr="00C17A6C" w:rsidRDefault="001001F2"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1001F2">
              <w:rPr>
                <w:rFonts w:cs="Times New Roman"/>
                <w:sz w:val="20"/>
                <w:szCs w:val="20"/>
              </w:rPr>
              <w:t>Consider options as ongoing reintroduction efforts progress</w:t>
            </w:r>
          </w:p>
        </w:tc>
        <w:tc>
          <w:tcPr>
            <w:tcW w:w="5940" w:type="dxa"/>
            <w:vAlign w:val="center"/>
          </w:tcPr>
          <w:p w14:paraId="2F152048" w14:textId="33DB8618" w:rsidR="007617E5" w:rsidRPr="00C17A6C" w:rsidRDefault="001001F2"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Functionally extirpated. </w:t>
            </w:r>
            <w:r w:rsidRPr="001001F2">
              <w:rPr>
                <w:rFonts w:cs="Times New Roman"/>
                <w:sz w:val="20"/>
                <w:szCs w:val="20"/>
              </w:rPr>
              <w:t>ICTRT recommends that initial recovery efforts focus on extant populations. Efforts to re-establish natural production are currently underway.</w:t>
            </w:r>
          </w:p>
        </w:tc>
      </w:tr>
      <w:tr w:rsidR="007617E5" w:rsidRPr="00C17A6C" w14:paraId="7F4B6C5B"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79CD3EA9" w14:textId="7CDFB0EA" w:rsidR="007617E5" w:rsidRPr="00C17A6C" w:rsidRDefault="007617E5" w:rsidP="007617E5">
            <w:pPr>
              <w:jc w:val="center"/>
              <w:rPr>
                <w:rFonts w:cs="Times New Roman"/>
                <w:sz w:val="20"/>
                <w:szCs w:val="20"/>
              </w:rPr>
            </w:pPr>
            <w:r>
              <w:rPr>
                <w:rFonts w:cs="Times New Roman"/>
                <w:b w:val="0"/>
                <w:bCs w:val="0"/>
                <w:sz w:val="20"/>
                <w:szCs w:val="20"/>
              </w:rPr>
              <w:t>GRMIN</w:t>
            </w:r>
          </w:p>
        </w:tc>
        <w:tc>
          <w:tcPr>
            <w:tcW w:w="1620" w:type="dxa"/>
            <w:vAlign w:val="center"/>
          </w:tcPr>
          <w:p w14:paraId="51E9DBEB" w14:textId="2C92EDF4" w:rsidR="007617E5"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Minam River</w:t>
            </w:r>
          </w:p>
        </w:tc>
        <w:tc>
          <w:tcPr>
            <w:tcW w:w="1350" w:type="dxa"/>
            <w:vAlign w:val="center"/>
          </w:tcPr>
          <w:p w14:paraId="13A6B066" w14:textId="033FC74E" w:rsidR="007617E5" w:rsidRPr="00C17A6C" w:rsidRDefault="001001F2"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7CC9ED5A" w14:textId="7D23794A" w:rsidR="007617E5" w:rsidRPr="00C17A6C" w:rsidRDefault="001001F2"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69A38DA7" w14:textId="1EFA1F45" w:rsidR="007617E5" w:rsidRPr="00C17A6C" w:rsidRDefault="001001F2"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427E3887" w14:textId="4D4F5AC0" w:rsidR="007617E5" w:rsidRPr="00C17A6C" w:rsidRDefault="001001F2"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1001F2">
              <w:rPr>
                <w:rFonts w:cs="Times New Roman"/>
                <w:sz w:val="20"/>
                <w:szCs w:val="20"/>
              </w:rPr>
              <w:t>Minam R. has little spatial structure or diversity impairment. Wenaha R. and Minam R. populations are currently the most unaffected by hatchery fish.</w:t>
            </w:r>
          </w:p>
        </w:tc>
      </w:tr>
      <w:tr w:rsidR="007617E5" w:rsidRPr="00C17A6C" w14:paraId="66A1FAE0"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0E3BAA94" w14:textId="1BBF87AE" w:rsidR="007617E5" w:rsidRPr="00C17A6C" w:rsidRDefault="007617E5" w:rsidP="007617E5">
            <w:pPr>
              <w:jc w:val="center"/>
              <w:rPr>
                <w:rFonts w:cs="Times New Roman"/>
                <w:sz w:val="20"/>
                <w:szCs w:val="20"/>
              </w:rPr>
            </w:pPr>
            <w:r>
              <w:rPr>
                <w:rFonts w:cs="Times New Roman"/>
                <w:b w:val="0"/>
                <w:bCs w:val="0"/>
                <w:sz w:val="20"/>
                <w:szCs w:val="20"/>
              </w:rPr>
              <w:t>GRLOS</w:t>
            </w:r>
          </w:p>
        </w:tc>
        <w:tc>
          <w:tcPr>
            <w:tcW w:w="1620" w:type="dxa"/>
            <w:vAlign w:val="center"/>
          </w:tcPr>
          <w:p w14:paraId="220B9874" w14:textId="1DC4D01E" w:rsidR="007617E5"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Lostine River</w:t>
            </w:r>
          </w:p>
        </w:tc>
        <w:tc>
          <w:tcPr>
            <w:tcW w:w="1350" w:type="dxa"/>
            <w:vAlign w:val="center"/>
          </w:tcPr>
          <w:p w14:paraId="31E465D2" w14:textId="11C31F15" w:rsidR="007617E5" w:rsidRPr="00C17A6C" w:rsidRDefault="001001F2"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Large</w:t>
            </w:r>
          </w:p>
        </w:tc>
        <w:tc>
          <w:tcPr>
            <w:tcW w:w="990" w:type="dxa"/>
            <w:vAlign w:val="center"/>
          </w:tcPr>
          <w:p w14:paraId="2222EE4D" w14:textId="674C4B44" w:rsidR="007617E5" w:rsidRPr="00C17A6C" w:rsidRDefault="001001F2"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311CBE9D" w14:textId="37B69FF1" w:rsidR="007617E5" w:rsidRPr="00C17A6C" w:rsidRDefault="001001F2"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36C9612E" w14:textId="2FD32F10" w:rsidR="007617E5" w:rsidRPr="00C17A6C" w:rsidRDefault="001001F2"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1001F2">
              <w:rPr>
                <w:rFonts w:cs="Times New Roman"/>
                <w:sz w:val="20"/>
                <w:szCs w:val="20"/>
              </w:rPr>
              <w:t>One of the populations that would likely achieve viability with least improvement.</w:t>
            </w:r>
          </w:p>
        </w:tc>
      </w:tr>
      <w:tr w:rsidR="007617E5" w:rsidRPr="00C17A6C" w14:paraId="322EF94C"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634BE7BE" w14:textId="2270C154" w:rsidR="007617E5" w:rsidRPr="00C17A6C" w:rsidRDefault="007617E5" w:rsidP="007617E5">
            <w:pPr>
              <w:jc w:val="center"/>
              <w:rPr>
                <w:rFonts w:cs="Times New Roman"/>
                <w:sz w:val="20"/>
                <w:szCs w:val="20"/>
              </w:rPr>
            </w:pPr>
            <w:r>
              <w:rPr>
                <w:rFonts w:cs="Times New Roman"/>
                <w:b w:val="0"/>
                <w:bCs w:val="0"/>
                <w:sz w:val="20"/>
                <w:szCs w:val="20"/>
              </w:rPr>
              <w:t>GRWEN</w:t>
            </w:r>
          </w:p>
        </w:tc>
        <w:tc>
          <w:tcPr>
            <w:tcW w:w="1620" w:type="dxa"/>
            <w:vAlign w:val="center"/>
          </w:tcPr>
          <w:p w14:paraId="72064727" w14:textId="5AB5705B" w:rsidR="007617E5"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Wenaha River</w:t>
            </w:r>
          </w:p>
        </w:tc>
        <w:tc>
          <w:tcPr>
            <w:tcW w:w="1350" w:type="dxa"/>
            <w:vAlign w:val="center"/>
          </w:tcPr>
          <w:p w14:paraId="75E488EB" w14:textId="0046A74A" w:rsidR="007617E5" w:rsidRPr="00C17A6C" w:rsidRDefault="006378FD"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5B6592FC" w14:textId="135AB8A9" w:rsidR="007617E5" w:rsidRPr="00C17A6C" w:rsidRDefault="006378FD"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62C4B1E0" w14:textId="3680364C" w:rsidR="007617E5" w:rsidRPr="00C17A6C" w:rsidRDefault="006378FD"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2EE8C088" w14:textId="2D276423" w:rsidR="007617E5" w:rsidRPr="00C17A6C" w:rsidRDefault="006378FD"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6378FD">
              <w:rPr>
                <w:rFonts w:cs="Times New Roman"/>
                <w:sz w:val="20"/>
                <w:szCs w:val="20"/>
              </w:rPr>
              <w:t xml:space="preserve">Wenaha R. is most downstream, providing connectivity with other MPGs. Population has little spatial structure or diversity impairment. </w:t>
            </w:r>
            <w:commentRangeStart w:id="169"/>
            <w:r w:rsidR="00D946CD" w:rsidRPr="006378FD">
              <w:rPr>
                <w:rFonts w:cs="Times New Roman"/>
                <w:sz w:val="20"/>
                <w:szCs w:val="20"/>
              </w:rPr>
              <w:t>Wenaha R</w:t>
            </w:r>
            <w:commentRangeEnd w:id="169"/>
            <w:r w:rsidR="00D946CD">
              <w:rPr>
                <w:rStyle w:val="CommentReference"/>
              </w:rPr>
              <w:commentReference w:id="169"/>
            </w:r>
            <w:r w:rsidR="00D946CD">
              <w:rPr>
                <w:rFonts w:cs="Times New Roman"/>
                <w:sz w:val="20"/>
                <w:szCs w:val="20"/>
              </w:rPr>
              <w:t>.</w:t>
            </w:r>
            <w:r w:rsidRPr="006378FD">
              <w:rPr>
                <w:rFonts w:cs="Times New Roman"/>
                <w:sz w:val="20"/>
                <w:szCs w:val="20"/>
              </w:rPr>
              <w:t xml:space="preserve"> and Minam R. populations are currently the most unaffected by hatchery fish.</w:t>
            </w:r>
          </w:p>
        </w:tc>
      </w:tr>
      <w:tr w:rsidR="007617E5" w:rsidRPr="00C17A6C" w14:paraId="3D2D0D5B"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A8D08D" w:themeFill="accent6" w:themeFillTint="99"/>
            <w:vAlign w:val="center"/>
          </w:tcPr>
          <w:p w14:paraId="23277E82" w14:textId="0DD91259" w:rsidR="007617E5" w:rsidRPr="00C17A6C" w:rsidRDefault="007617E5" w:rsidP="007617E5">
            <w:pPr>
              <w:rPr>
                <w:rFonts w:cs="Times New Roman"/>
                <w:sz w:val="20"/>
                <w:szCs w:val="20"/>
              </w:rPr>
            </w:pPr>
            <w:r>
              <w:rPr>
                <w:rFonts w:cs="Times New Roman"/>
                <w:sz w:val="20"/>
                <w:szCs w:val="20"/>
              </w:rPr>
              <w:t>Lower Snake</w:t>
            </w:r>
          </w:p>
        </w:tc>
      </w:tr>
      <w:tr w:rsidR="007617E5" w:rsidRPr="00C17A6C" w14:paraId="1F0E782F"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51451EBD" w14:textId="192B9C64" w:rsidR="007617E5" w:rsidRPr="00C17A6C" w:rsidRDefault="007617E5" w:rsidP="007617E5">
            <w:pPr>
              <w:jc w:val="center"/>
              <w:rPr>
                <w:rFonts w:cs="Times New Roman"/>
                <w:sz w:val="20"/>
                <w:szCs w:val="20"/>
              </w:rPr>
            </w:pPr>
            <w:r>
              <w:rPr>
                <w:rFonts w:cs="Times New Roman"/>
                <w:b w:val="0"/>
                <w:bCs w:val="0"/>
                <w:sz w:val="20"/>
                <w:szCs w:val="20"/>
              </w:rPr>
              <w:t>SNASO</w:t>
            </w:r>
          </w:p>
        </w:tc>
        <w:tc>
          <w:tcPr>
            <w:tcW w:w="1620" w:type="dxa"/>
            <w:vAlign w:val="center"/>
          </w:tcPr>
          <w:p w14:paraId="63B91784" w14:textId="391B5D4E" w:rsidR="007617E5"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Asotin Creek</w:t>
            </w:r>
          </w:p>
        </w:tc>
        <w:tc>
          <w:tcPr>
            <w:tcW w:w="1350" w:type="dxa"/>
            <w:vAlign w:val="center"/>
          </w:tcPr>
          <w:p w14:paraId="4EC82182" w14:textId="56C9A900" w:rsidR="007617E5" w:rsidRPr="00C17A6C" w:rsidRDefault="006378FD"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6EBA4A0C" w14:textId="6CE70A72" w:rsidR="007617E5" w:rsidRPr="00C17A6C" w:rsidRDefault="006378FD"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7BB795AF" w14:textId="69D260C8" w:rsidR="007617E5" w:rsidRPr="00C17A6C" w:rsidRDefault="006378FD"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Consider for reintroduction as recovery efforts progress</w:t>
            </w:r>
          </w:p>
        </w:tc>
        <w:tc>
          <w:tcPr>
            <w:tcW w:w="5940" w:type="dxa"/>
            <w:vAlign w:val="center"/>
          </w:tcPr>
          <w:p w14:paraId="4CF646FF" w14:textId="3495F50A" w:rsidR="007617E5" w:rsidRPr="00C17A6C" w:rsidRDefault="006378FD"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Functionally extirpated. </w:t>
            </w:r>
            <w:r w:rsidRPr="006378FD">
              <w:rPr>
                <w:rFonts w:cs="Times New Roman"/>
                <w:sz w:val="20"/>
                <w:szCs w:val="20"/>
              </w:rPr>
              <w:t>ICTRT recommends that initial recovery efforts focus on extant populations, with scoping efforts for reintroduction conducted concurrently.</w:t>
            </w:r>
          </w:p>
        </w:tc>
      </w:tr>
      <w:tr w:rsidR="007617E5" w:rsidRPr="00C17A6C" w14:paraId="040DE3A4"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45280940" w14:textId="69D73CEB" w:rsidR="007617E5" w:rsidRPr="00C17A6C" w:rsidRDefault="007617E5" w:rsidP="007617E5">
            <w:pPr>
              <w:jc w:val="center"/>
              <w:rPr>
                <w:rFonts w:cs="Times New Roman"/>
                <w:sz w:val="20"/>
                <w:szCs w:val="20"/>
              </w:rPr>
            </w:pPr>
            <w:r>
              <w:rPr>
                <w:rFonts w:cs="Times New Roman"/>
                <w:b w:val="0"/>
                <w:bCs w:val="0"/>
                <w:sz w:val="20"/>
                <w:szCs w:val="20"/>
              </w:rPr>
              <w:t>SNTUC</w:t>
            </w:r>
          </w:p>
        </w:tc>
        <w:tc>
          <w:tcPr>
            <w:tcW w:w="1620" w:type="dxa"/>
            <w:vAlign w:val="center"/>
          </w:tcPr>
          <w:p w14:paraId="2BF7B438" w14:textId="0148FD6F" w:rsidR="007617E5"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Tucannon River</w:t>
            </w:r>
          </w:p>
        </w:tc>
        <w:tc>
          <w:tcPr>
            <w:tcW w:w="1350" w:type="dxa"/>
            <w:vAlign w:val="center"/>
          </w:tcPr>
          <w:p w14:paraId="58C98542" w14:textId="72C54C79" w:rsidR="007617E5" w:rsidRPr="00C17A6C" w:rsidRDefault="006378FD"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460A28AA" w14:textId="27F88B21" w:rsidR="007617E5" w:rsidRPr="00C17A6C" w:rsidRDefault="006378FD"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0EC6ECFC" w14:textId="7C839135" w:rsidR="007617E5" w:rsidRPr="00C17A6C" w:rsidRDefault="006378FD"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Highly Viable</w:t>
            </w:r>
          </w:p>
        </w:tc>
        <w:tc>
          <w:tcPr>
            <w:tcW w:w="5940" w:type="dxa"/>
            <w:vAlign w:val="center"/>
          </w:tcPr>
          <w:p w14:paraId="007E3041" w14:textId="1EC5EA0F" w:rsidR="007617E5" w:rsidRPr="00C17A6C" w:rsidRDefault="006378FD"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The only extant population in the MPG.</w:t>
            </w:r>
          </w:p>
        </w:tc>
      </w:tr>
    </w:tbl>
    <w:p w14:paraId="311B82FA" w14:textId="35E0E6AD" w:rsidR="0053510D" w:rsidRDefault="0053510D" w:rsidP="00C17A6C"/>
    <w:p w14:paraId="0FFE3A64" w14:textId="77777777" w:rsidR="0053510D" w:rsidRDefault="0053510D">
      <w:r>
        <w:br w:type="page"/>
      </w:r>
    </w:p>
    <w:p w14:paraId="04649B04" w14:textId="77777777" w:rsidR="007C28D5" w:rsidRDefault="007C28D5" w:rsidP="0053510D">
      <w:pPr>
        <w:pStyle w:val="Heading1"/>
        <w:jc w:val="center"/>
        <w:sectPr w:rsidR="007C28D5" w:rsidSect="004F3B0A">
          <w:pgSz w:w="15840" w:h="12240" w:orient="landscape" w:code="1"/>
          <w:pgMar w:top="1440" w:right="1440" w:bottom="1440" w:left="1440" w:header="720" w:footer="720" w:gutter="0"/>
          <w:cols w:space="720"/>
          <w:docGrid w:linePitch="360"/>
        </w:sectPr>
      </w:pPr>
    </w:p>
    <w:p w14:paraId="287544E6" w14:textId="7F073CD0" w:rsidR="00C17A6C" w:rsidRDefault="0053510D" w:rsidP="0053510D">
      <w:pPr>
        <w:pStyle w:val="Heading1"/>
        <w:jc w:val="center"/>
      </w:pPr>
      <w:bookmarkStart w:id="170" w:name="_Ref163195368"/>
      <w:bookmarkStart w:id="171" w:name="_Toc164257263"/>
      <w:r>
        <w:lastRenderedPageBreak/>
        <w:t xml:space="preserve">APPENDIX </w:t>
      </w:r>
      <w:r w:rsidR="00F67062">
        <w:t>C</w:t>
      </w:r>
      <w:r>
        <w:t xml:space="preserve">. </w:t>
      </w:r>
      <w:commentRangeStart w:id="172"/>
      <w:r w:rsidR="00D946CD">
        <w:t xml:space="preserve">Coefficients of Variation </w:t>
      </w:r>
      <w:commentRangeEnd w:id="172"/>
      <w:r w:rsidR="00D946CD">
        <w:rPr>
          <w:rStyle w:val="CommentReference"/>
          <w:rFonts w:eastAsiaTheme="minorHAnsi" w:cstheme="minorBidi"/>
          <w:b w:val="0"/>
          <w:caps w:val="0"/>
        </w:rPr>
        <w:commentReference w:id="172"/>
      </w:r>
      <w:r>
        <w:t>for IPTDS-Based Abundance Estimates</w:t>
      </w:r>
      <w:bookmarkEnd w:id="170"/>
      <w:bookmarkEnd w:id="171"/>
    </w:p>
    <w:p w14:paraId="7A2D8677" w14:textId="386BA15A" w:rsidR="0053510D" w:rsidRPr="0053510D" w:rsidRDefault="0053510D" w:rsidP="0053510D">
      <w:pPr>
        <w:pStyle w:val="Caption"/>
      </w:pPr>
      <w:r>
        <w:t xml:space="preserve">Table </w:t>
      </w:r>
      <w:fldSimple w:instr=" SEQ Table \* ARABIC ">
        <w:r w:rsidR="00B96B7C">
          <w:rPr>
            <w:noProof/>
          </w:rPr>
          <w:t>18</w:t>
        </w:r>
      </w:fldSimple>
      <w:r>
        <w:t>. Coefficients of variation for IPTDS-based abundance estimates within</w:t>
      </w:r>
      <w:r w:rsidR="007C28D5">
        <w:t xml:space="preserve"> Snake River steelhead</w:t>
      </w:r>
      <w:r>
        <w:t xml:space="preserve"> populations for spawn years 2010 – 2023.</w:t>
      </w:r>
    </w:p>
    <w:tbl>
      <w:tblPr>
        <w:tblStyle w:val="GridTable4-Accent2"/>
        <w:tblW w:w="10360" w:type="dxa"/>
        <w:tblLook w:val="04A0" w:firstRow="1" w:lastRow="0" w:firstColumn="1" w:lastColumn="0" w:noHBand="0" w:noVBand="1"/>
      </w:tblPr>
      <w:tblGrid>
        <w:gridCol w:w="1170"/>
        <w:gridCol w:w="597"/>
        <w:gridCol w:w="597"/>
        <w:gridCol w:w="597"/>
        <w:gridCol w:w="597"/>
        <w:gridCol w:w="597"/>
        <w:gridCol w:w="596"/>
        <w:gridCol w:w="596"/>
        <w:gridCol w:w="596"/>
        <w:gridCol w:w="596"/>
        <w:gridCol w:w="596"/>
        <w:gridCol w:w="596"/>
        <w:gridCol w:w="596"/>
        <w:gridCol w:w="596"/>
        <w:gridCol w:w="694"/>
        <w:gridCol w:w="743"/>
      </w:tblGrid>
      <w:tr w:rsidR="00A57E20" w:rsidRPr="00A57E20" w14:paraId="2910A516" w14:textId="48427BE9" w:rsidTr="00B921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vAlign w:val="center"/>
          </w:tcPr>
          <w:p w14:paraId="0F050D00" w14:textId="41C868F3" w:rsidR="00A57E20" w:rsidRPr="00A57E20" w:rsidRDefault="00A57E20" w:rsidP="007C28D5">
            <w:pPr>
              <w:jc w:val="center"/>
              <w:rPr>
                <w:rFonts w:cs="Times New Roman"/>
                <w:sz w:val="20"/>
                <w:szCs w:val="20"/>
              </w:rPr>
            </w:pPr>
            <w:r w:rsidRPr="00A57E20">
              <w:rPr>
                <w:rFonts w:cs="Times New Roman"/>
                <w:color w:val="000000"/>
                <w:sz w:val="20"/>
                <w:szCs w:val="20"/>
              </w:rPr>
              <w:t>Pop ID</w:t>
            </w:r>
          </w:p>
        </w:tc>
        <w:tc>
          <w:tcPr>
            <w:tcW w:w="597" w:type="dxa"/>
            <w:vAlign w:val="center"/>
          </w:tcPr>
          <w:p w14:paraId="4FD0674E" w14:textId="1A0C48B6"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10</w:t>
            </w:r>
          </w:p>
        </w:tc>
        <w:tc>
          <w:tcPr>
            <w:tcW w:w="597" w:type="dxa"/>
            <w:vAlign w:val="center"/>
          </w:tcPr>
          <w:p w14:paraId="0917FEEB" w14:textId="133C24BD"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11</w:t>
            </w:r>
          </w:p>
        </w:tc>
        <w:tc>
          <w:tcPr>
            <w:tcW w:w="597" w:type="dxa"/>
            <w:vAlign w:val="center"/>
          </w:tcPr>
          <w:p w14:paraId="789B4034" w14:textId="727C9542" w:rsidR="00A57E20" w:rsidRPr="00A57E20" w:rsidRDefault="00B92129" w:rsidP="00B92129">
            <w:pP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12</w:t>
            </w:r>
          </w:p>
        </w:tc>
        <w:tc>
          <w:tcPr>
            <w:tcW w:w="597" w:type="dxa"/>
            <w:vAlign w:val="center"/>
          </w:tcPr>
          <w:p w14:paraId="76FB0BFD" w14:textId="7BAC0DBF"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13</w:t>
            </w:r>
          </w:p>
        </w:tc>
        <w:tc>
          <w:tcPr>
            <w:tcW w:w="597" w:type="dxa"/>
            <w:vAlign w:val="center"/>
          </w:tcPr>
          <w:p w14:paraId="1807E7EB" w14:textId="61F34056"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14</w:t>
            </w:r>
          </w:p>
        </w:tc>
        <w:tc>
          <w:tcPr>
            <w:tcW w:w="596" w:type="dxa"/>
            <w:vAlign w:val="center"/>
          </w:tcPr>
          <w:p w14:paraId="0258D15B" w14:textId="03EDCF45"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15</w:t>
            </w:r>
          </w:p>
        </w:tc>
        <w:tc>
          <w:tcPr>
            <w:tcW w:w="596" w:type="dxa"/>
            <w:vAlign w:val="center"/>
          </w:tcPr>
          <w:p w14:paraId="24643F44" w14:textId="2B842ABE"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16</w:t>
            </w:r>
          </w:p>
        </w:tc>
        <w:tc>
          <w:tcPr>
            <w:tcW w:w="596" w:type="dxa"/>
            <w:vAlign w:val="center"/>
          </w:tcPr>
          <w:p w14:paraId="34DBD7D1" w14:textId="1DBFF66B"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17</w:t>
            </w:r>
          </w:p>
        </w:tc>
        <w:tc>
          <w:tcPr>
            <w:tcW w:w="596" w:type="dxa"/>
            <w:vAlign w:val="center"/>
          </w:tcPr>
          <w:p w14:paraId="70F33BAC" w14:textId="7C30D8BC"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18</w:t>
            </w:r>
          </w:p>
        </w:tc>
        <w:tc>
          <w:tcPr>
            <w:tcW w:w="596" w:type="dxa"/>
            <w:vAlign w:val="center"/>
          </w:tcPr>
          <w:p w14:paraId="3E453204" w14:textId="28C75B94"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19</w:t>
            </w:r>
          </w:p>
        </w:tc>
        <w:tc>
          <w:tcPr>
            <w:tcW w:w="596" w:type="dxa"/>
            <w:vAlign w:val="center"/>
          </w:tcPr>
          <w:p w14:paraId="7F9C9918" w14:textId="4CC2FFF3"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20</w:t>
            </w:r>
          </w:p>
        </w:tc>
        <w:tc>
          <w:tcPr>
            <w:tcW w:w="596" w:type="dxa"/>
            <w:vAlign w:val="center"/>
          </w:tcPr>
          <w:p w14:paraId="35AA1F29" w14:textId="21FEA388"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21</w:t>
            </w:r>
          </w:p>
        </w:tc>
        <w:tc>
          <w:tcPr>
            <w:tcW w:w="596" w:type="dxa"/>
            <w:vAlign w:val="center"/>
          </w:tcPr>
          <w:p w14:paraId="5A7A4208" w14:textId="3D0C2F06"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22</w:t>
            </w:r>
          </w:p>
        </w:tc>
        <w:tc>
          <w:tcPr>
            <w:tcW w:w="694" w:type="dxa"/>
            <w:vAlign w:val="center"/>
          </w:tcPr>
          <w:p w14:paraId="1F441A74" w14:textId="381B0184"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23</w:t>
            </w:r>
          </w:p>
        </w:tc>
        <w:tc>
          <w:tcPr>
            <w:tcW w:w="743" w:type="dxa"/>
          </w:tcPr>
          <w:p w14:paraId="39986A1E" w14:textId="5FCC9BFB" w:rsidR="00A57E20" w:rsidRPr="00A57E20" w:rsidRDefault="00A57E20" w:rsidP="007C28D5">
            <w:pPr>
              <w:jc w:val="center"/>
              <w:cnfStyle w:val="100000000000" w:firstRow="1" w:lastRow="0" w:firstColumn="0" w:lastColumn="0" w:oddVBand="0" w:evenVBand="0" w:oddHBand="0" w:evenHBand="0" w:firstRowFirstColumn="0" w:firstRowLastColumn="0" w:lastRowFirstColumn="0" w:lastRowLastColumn="0"/>
              <w:rPr>
                <w:rFonts w:cs="Times New Roman"/>
                <w:color w:val="000000"/>
                <w:sz w:val="20"/>
                <w:szCs w:val="20"/>
              </w:rPr>
            </w:pPr>
            <w:r w:rsidRPr="00A57E20">
              <w:rPr>
                <w:rFonts w:cs="Times New Roman"/>
                <w:color w:val="000000"/>
                <w:sz w:val="20"/>
                <w:szCs w:val="20"/>
              </w:rPr>
              <w:t>Mean</w:t>
            </w:r>
          </w:p>
        </w:tc>
      </w:tr>
      <w:tr w:rsidR="00A57E20" w:rsidRPr="00A57E20" w14:paraId="61E9D3F4" w14:textId="272BDDE3"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7" w:type="dxa"/>
            <w:gridSpan w:val="15"/>
            <w:shd w:val="clear" w:color="auto" w:fill="F4B083" w:themeFill="accent2" w:themeFillTint="99"/>
          </w:tcPr>
          <w:p w14:paraId="2126A08C" w14:textId="71C404A3" w:rsidR="00A57E20" w:rsidRPr="00A57E20" w:rsidRDefault="00A57E20" w:rsidP="0053510D">
            <w:pPr>
              <w:rPr>
                <w:rFonts w:cs="Times New Roman"/>
                <w:color w:val="000000"/>
                <w:sz w:val="20"/>
                <w:szCs w:val="20"/>
              </w:rPr>
            </w:pPr>
            <w:r w:rsidRPr="00A57E20">
              <w:rPr>
                <w:rFonts w:cs="Times New Roman"/>
                <w:color w:val="000000"/>
                <w:sz w:val="20"/>
                <w:szCs w:val="20"/>
              </w:rPr>
              <w:t>Salmon River</w:t>
            </w:r>
          </w:p>
        </w:tc>
        <w:tc>
          <w:tcPr>
            <w:tcW w:w="743" w:type="dxa"/>
            <w:shd w:val="clear" w:color="auto" w:fill="F4B083" w:themeFill="accent2" w:themeFillTint="99"/>
          </w:tcPr>
          <w:p w14:paraId="58EC10E6" w14:textId="77777777" w:rsidR="00A57E20" w:rsidRPr="00A57E20" w:rsidRDefault="00A57E20" w:rsidP="0053510D">
            <w:pP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p>
        </w:tc>
      </w:tr>
      <w:tr w:rsidR="00A57E20" w:rsidRPr="00A57E20" w14:paraId="5F5226C7" w14:textId="735133AC" w:rsidTr="00B92129">
        <w:tc>
          <w:tcPr>
            <w:cnfStyle w:val="001000000000" w:firstRow="0" w:lastRow="0" w:firstColumn="1" w:lastColumn="0" w:oddVBand="0" w:evenVBand="0" w:oddHBand="0" w:evenHBand="0" w:firstRowFirstColumn="0" w:firstRowLastColumn="0" w:lastRowFirstColumn="0" w:lastRowLastColumn="0"/>
            <w:tcW w:w="1170" w:type="dxa"/>
          </w:tcPr>
          <w:p w14:paraId="7E99FAA8" w14:textId="4E0DD2A5"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SRUMA-s</w:t>
            </w:r>
          </w:p>
        </w:tc>
        <w:tc>
          <w:tcPr>
            <w:tcW w:w="597" w:type="dxa"/>
            <w:vAlign w:val="center"/>
          </w:tcPr>
          <w:p w14:paraId="7431EBAD" w14:textId="0356DF22"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58.6</w:t>
            </w:r>
          </w:p>
        </w:tc>
        <w:tc>
          <w:tcPr>
            <w:tcW w:w="597" w:type="dxa"/>
            <w:vAlign w:val="center"/>
          </w:tcPr>
          <w:p w14:paraId="3A2B3460" w14:textId="36BAD100"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44.4</w:t>
            </w:r>
          </w:p>
        </w:tc>
        <w:tc>
          <w:tcPr>
            <w:tcW w:w="597" w:type="dxa"/>
            <w:vAlign w:val="center"/>
          </w:tcPr>
          <w:p w14:paraId="26850957" w14:textId="37F0C8F0"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68.6</w:t>
            </w:r>
          </w:p>
        </w:tc>
        <w:tc>
          <w:tcPr>
            <w:tcW w:w="597" w:type="dxa"/>
            <w:vAlign w:val="center"/>
          </w:tcPr>
          <w:p w14:paraId="58C40680" w14:textId="2B59742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11.1</w:t>
            </w:r>
          </w:p>
        </w:tc>
        <w:tc>
          <w:tcPr>
            <w:tcW w:w="597" w:type="dxa"/>
            <w:vAlign w:val="center"/>
          </w:tcPr>
          <w:p w14:paraId="733A49AB" w14:textId="21C9FBA0"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15.1</w:t>
            </w:r>
          </w:p>
        </w:tc>
        <w:tc>
          <w:tcPr>
            <w:tcW w:w="596" w:type="dxa"/>
            <w:vAlign w:val="center"/>
          </w:tcPr>
          <w:p w14:paraId="1E2917EA" w14:textId="5CC6DB7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11.1</w:t>
            </w:r>
          </w:p>
        </w:tc>
        <w:tc>
          <w:tcPr>
            <w:tcW w:w="596" w:type="dxa"/>
            <w:vAlign w:val="center"/>
          </w:tcPr>
          <w:p w14:paraId="298729FA" w14:textId="53DEB38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12.8</w:t>
            </w:r>
          </w:p>
        </w:tc>
        <w:tc>
          <w:tcPr>
            <w:tcW w:w="596" w:type="dxa"/>
            <w:vAlign w:val="center"/>
          </w:tcPr>
          <w:p w14:paraId="4162179D" w14:textId="219B3F6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17.6</w:t>
            </w:r>
          </w:p>
        </w:tc>
        <w:tc>
          <w:tcPr>
            <w:tcW w:w="596" w:type="dxa"/>
            <w:vAlign w:val="center"/>
          </w:tcPr>
          <w:p w14:paraId="6B30B9EC" w14:textId="5BDD279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18.4</w:t>
            </w:r>
          </w:p>
        </w:tc>
        <w:tc>
          <w:tcPr>
            <w:tcW w:w="596" w:type="dxa"/>
            <w:vAlign w:val="center"/>
          </w:tcPr>
          <w:p w14:paraId="47599569" w14:textId="4E43BFE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18.5</w:t>
            </w:r>
          </w:p>
        </w:tc>
        <w:tc>
          <w:tcPr>
            <w:tcW w:w="596" w:type="dxa"/>
            <w:vAlign w:val="center"/>
          </w:tcPr>
          <w:p w14:paraId="52C5AE97" w14:textId="18255BF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9.9</w:t>
            </w:r>
          </w:p>
        </w:tc>
        <w:tc>
          <w:tcPr>
            <w:tcW w:w="596" w:type="dxa"/>
            <w:vAlign w:val="center"/>
          </w:tcPr>
          <w:p w14:paraId="04C7C1B5" w14:textId="6C4670F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8.6</w:t>
            </w:r>
          </w:p>
        </w:tc>
        <w:tc>
          <w:tcPr>
            <w:tcW w:w="596" w:type="dxa"/>
            <w:vAlign w:val="center"/>
          </w:tcPr>
          <w:p w14:paraId="7E5EF0FA" w14:textId="6568AA3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11.7</w:t>
            </w:r>
          </w:p>
        </w:tc>
        <w:tc>
          <w:tcPr>
            <w:tcW w:w="694" w:type="dxa"/>
            <w:vAlign w:val="center"/>
          </w:tcPr>
          <w:p w14:paraId="1B4F97D1" w14:textId="7B55FA6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47.1</w:t>
            </w:r>
          </w:p>
        </w:tc>
        <w:tc>
          <w:tcPr>
            <w:tcW w:w="743" w:type="dxa"/>
          </w:tcPr>
          <w:p w14:paraId="0D3851D0" w14:textId="5775E10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25.2</w:t>
            </w:r>
          </w:p>
        </w:tc>
      </w:tr>
      <w:tr w:rsidR="00B92129" w:rsidRPr="00A57E20" w14:paraId="45672C2C" w14:textId="44A743A5"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6DA6958E" w14:textId="614E26CC"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SREFS-s</w:t>
            </w:r>
          </w:p>
        </w:tc>
        <w:tc>
          <w:tcPr>
            <w:tcW w:w="597" w:type="dxa"/>
            <w:shd w:val="clear" w:color="auto" w:fill="A6A6A6" w:themeFill="background1" w:themeFillShade="A6"/>
            <w:vAlign w:val="center"/>
          </w:tcPr>
          <w:p w14:paraId="2AC44CB1" w14:textId="0E33500E"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47BEEF8D" w14:textId="6192EAC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vAlign w:val="center"/>
          </w:tcPr>
          <w:p w14:paraId="02F8D87B" w14:textId="5C46796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88.7</w:t>
            </w:r>
          </w:p>
        </w:tc>
        <w:tc>
          <w:tcPr>
            <w:tcW w:w="597" w:type="dxa"/>
            <w:vAlign w:val="center"/>
          </w:tcPr>
          <w:p w14:paraId="1F959B83" w14:textId="16ACA12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10.2</w:t>
            </w:r>
          </w:p>
        </w:tc>
        <w:tc>
          <w:tcPr>
            <w:tcW w:w="597" w:type="dxa"/>
            <w:shd w:val="clear" w:color="auto" w:fill="A6A6A6" w:themeFill="background1" w:themeFillShade="A6"/>
            <w:vAlign w:val="center"/>
          </w:tcPr>
          <w:p w14:paraId="497BA63E" w14:textId="77AF90E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27A5651A" w14:textId="2558285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13.2</w:t>
            </w:r>
          </w:p>
        </w:tc>
        <w:tc>
          <w:tcPr>
            <w:tcW w:w="596" w:type="dxa"/>
            <w:shd w:val="clear" w:color="auto" w:fill="A6A6A6" w:themeFill="background1" w:themeFillShade="A6"/>
            <w:vAlign w:val="center"/>
          </w:tcPr>
          <w:p w14:paraId="0F24625A" w14:textId="42118E9E"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01DDCA40" w14:textId="36990F8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34A4AB87" w14:textId="28F5768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2C552F51" w14:textId="6BCFD8C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15.7</w:t>
            </w:r>
          </w:p>
        </w:tc>
        <w:tc>
          <w:tcPr>
            <w:tcW w:w="596" w:type="dxa"/>
            <w:vAlign w:val="center"/>
          </w:tcPr>
          <w:p w14:paraId="5B04F5AA" w14:textId="1FBC20B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10.6</w:t>
            </w:r>
          </w:p>
        </w:tc>
        <w:tc>
          <w:tcPr>
            <w:tcW w:w="596" w:type="dxa"/>
            <w:shd w:val="clear" w:color="auto" w:fill="A6A6A6" w:themeFill="background1" w:themeFillShade="A6"/>
            <w:vAlign w:val="center"/>
          </w:tcPr>
          <w:p w14:paraId="68516049" w14:textId="0F3EC40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14E7AF15" w14:textId="75F3DE7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94" w:type="dxa"/>
            <w:vAlign w:val="center"/>
          </w:tcPr>
          <w:p w14:paraId="173474F3" w14:textId="27AA80D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118.6</w:t>
            </w:r>
          </w:p>
        </w:tc>
        <w:tc>
          <w:tcPr>
            <w:tcW w:w="743" w:type="dxa"/>
          </w:tcPr>
          <w:p w14:paraId="5FDAFBCA" w14:textId="5CD939B2"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42.8</w:t>
            </w:r>
          </w:p>
        </w:tc>
      </w:tr>
      <w:tr w:rsidR="00A57E20" w:rsidRPr="00A57E20" w14:paraId="08B92C47" w14:textId="6EFA4EF8" w:rsidTr="00B92129">
        <w:tc>
          <w:tcPr>
            <w:cnfStyle w:val="001000000000" w:firstRow="0" w:lastRow="0" w:firstColumn="1" w:lastColumn="0" w:oddVBand="0" w:evenVBand="0" w:oddHBand="0" w:evenHBand="0" w:firstRowFirstColumn="0" w:firstRowLastColumn="0" w:lastRowFirstColumn="0" w:lastRowLastColumn="0"/>
            <w:tcW w:w="1170" w:type="dxa"/>
          </w:tcPr>
          <w:p w14:paraId="2216680E" w14:textId="1E721207"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SRPAH-s</w:t>
            </w:r>
          </w:p>
        </w:tc>
        <w:tc>
          <w:tcPr>
            <w:tcW w:w="597" w:type="dxa"/>
            <w:shd w:val="clear" w:color="auto" w:fill="A6A6A6" w:themeFill="background1" w:themeFillShade="A6"/>
            <w:vAlign w:val="center"/>
          </w:tcPr>
          <w:p w14:paraId="50A2B348" w14:textId="192A554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vAlign w:val="center"/>
          </w:tcPr>
          <w:p w14:paraId="0CC4B4F7" w14:textId="0815A01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44.3</w:t>
            </w:r>
          </w:p>
        </w:tc>
        <w:tc>
          <w:tcPr>
            <w:tcW w:w="597" w:type="dxa"/>
            <w:vAlign w:val="center"/>
          </w:tcPr>
          <w:p w14:paraId="715F191B" w14:textId="40AB676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52</w:t>
            </w:r>
          </w:p>
        </w:tc>
        <w:tc>
          <w:tcPr>
            <w:tcW w:w="597" w:type="dxa"/>
            <w:shd w:val="clear" w:color="auto" w:fill="A6A6A6" w:themeFill="background1" w:themeFillShade="A6"/>
            <w:vAlign w:val="center"/>
          </w:tcPr>
          <w:p w14:paraId="6853158B" w14:textId="0AAA941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vAlign w:val="center"/>
          </w:tcPr>
          <w:p w14:paraId="566E75B3" w14:textId="4D00F12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9.5</w:t>
            </w:r>
          </w:p>
        </w:tc>
        <w:tc>
          <w:tcPr>
            <w:tcW w:w="596" w:type="dxa"/>
            <w:vAlign w:val="center"/>
          </w:tcPr>
          <w:p w14:paraId="66A625B2" w14:textId="382F5B9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7.8</w:t>
            </w:r>
          </w:p>
        </w:tc>
        <w:tc>
          <w:tcPr>
            <w:tcW w:w="596" w:type="dxa"/>
            <w:vAlign w:val="center"/>
          </w:tcPr>
          <w:p w14:paraId="0F011D6C" w14:textId="0BD9E9E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8.2</w:t>
            </w:r>
          </w:p>
        </w:tc>
        <w:tc>
          <w:tcPr>
            <w:tcW w:w="596" w:type="dxa"/>
            <w:vAlign w:val="center"/>
          </w:tcPr>
          <w:p w14:paraId="38D26019" w14:textId="41EF1D4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9.7</w:t>
            </w:r>
          </w:p>
        </w:tc>
        <w:tc>
          <w:tcPr>
            <w:tcW w:w="596" w:type="dxa"/>
            <w:vAlign w:val="center"/>
          </w:tcPr>
          <w:p w14:paraId="79BD6AD5" w14:textId="0D432F3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11.4</w:t>
            </w:r>
          </w:p>
        </w:tc>
        <w:tc>
          <w:tcPr>
            <w:tcW w:w="596" w:type="dxa"/>
            <w:vAlign w:val="center"/>
          </w:tcPr>
          <w:p w14:paraId="72B85FB7" w14:textId="6578406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12.2</w:t>
            </w:r>
          </w:p>
        </w:tc>
        <w:tc>
          <w:tcPr>
            <w:tcW w:w="596" w:type="dxa"/>
            <w:vAlign w:val="center"/>
          </w:tcPr>
          <w:p w14:paraId="263CF6E1" w14:textId="514C8CC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8.9</w:t>
            </w:r>
          </w:p>
        </w:tc>
        <w:tc>
          <w:tcPr>
            <w:tcW w:w="596" w:type="dxa"/>
            <w:vAlign w:val="center"/>
          </w:tcPr>
          <w:p w14:paraId="0BD7D1E9" w14:textId="00C2BAA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8.9</w:t>
            </w:r>
          </w:p>
        </w:tc>
        <w:tc>
          <w:tcPr>
            <w:tcW w:w="596" w:type="dxa"/>
            <w:vAlign w:val="center"/>
          </w:tcPr>
          <w:p w14:paraId="719C85A6" w14:textId="497FE0F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10.4</w:t>
            </w:r>
          </w:p>
        </w:tc>
        <w:tc>
          <w:tcPr>
            <w:tcW w:w="694" w:type="dxa"/>
            <w:vAlign w:val="center"/>
          </w:tcPr>
          <w:p w14:paraId="1CC01F60" w14:textId="49E5B84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42.7</w:t>
            </w:r>
          </w:p>
        </w:tc>
        <w:tc>
          <w:tcPr>
            <w:tcW w:w="743" w:type="dxa"/>
          </w:tcPr>
          <w:p w14:paraId="13B47117" w14:textId="006E5CF5"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18.8</w:t>
            </w:r>
          </w:p>
        </w:tc>
      </w:tr>
      <w:tr w:rsidR="00A57E20" w:rsidRPr="00A57E20" w14:paraId="55236DC6" w14:textId="0C632F8A"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42E45BF6" w14:textId="4F639F3B"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SRLEM-s</w:t>
            </w:r>
          </w:p>
        </w:tc>
        <w:tc>
          <w:tcPr>
            <w:tcW w:w="597" w:type="dxa"/>
            <w:vAlign w:val="center"/>
          </w:tcPr>
          <w:p w14:paraId="4DA8C0BC" w14:textId="3BE0700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9.5</w:t>
            </w:r>
          </w:p>
        </w:tc>
        <w:tc>
          <w:tcPr>
            <w:tcW w:w="597" w:type="dxa"/>
            <w:vAlign w:val="center"/>
          </w:tcPr>
          <w:p w14:paraId="5DF6DA5D" w14:textId="2C359A7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11.5</w:t>
            </w:r>
          </w:p>
        </w:tc>
        <w:tc>
          <w:tcPr>
            <w:tcW w:w="597" w:type="dxa"/>
            <w:vAlign w:val="center"/>
          </w:tcPr>
          <w:p w14:paraId="62241B78" w14:textId="1F73F212"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8.4</w:t>
            </w:r>
          </w:p>
        </w:tc>
        <w:tc>
          <w:tcPr>
            <w:tcW w:w="597" w:type="dxa"/>
            <w:vAlign w:val="center"/>
          </w:tcPr>
          <w:p w14:paraId="1E3EA3D6" w14:textId="3E1A556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7.7</w:t>
            </w:r>
          </w:p>
        </w:tc>
        <w:tc>
          <w:tcPr>
            <w:tcW w:w="597" w:type="dxa"/>
            <w:vAlign w:val="center"/>
          </w:tcPr>
          <w:p w14:paraId="64200907" w14:textId="134B71D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9.8</w:t>
            </w:r>
          </w:p>
        </w:tc>
        <w:tc>
          <w:tcPr>
            <w:tcW w:w="596" w:type="dxa"/>
            <w:vAlign w:val="center"/>
          </w:tcPr>
          <w:p w14:paraId="3C074BE7" w14:textId="505A1C2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9.6</w:t>
            </w:r>
          </w:p>
        </w:tc>
        <w:tc>
          <w:tcPr>
            <w:tcW w:w="596" w:type="dxa"/>
            <w:vAlign w:val="center"/>
          </w:tcPr>
          <w:p w14:paraId="7EF7A824" w14:textId="2BF67A4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7.1</w:t>
            </w:r>
          </w:p>
        </w:tc>
        <w:tc>
          <w:tcPr>
            <w:tcW w:w="596" w:type="dxa"/>
            <w:vAlign w:val="center"/>
          </w:tcPr>
          <w:p w14:paraId="7DFA7B5D" w14:textId="29BDD088"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8.6</w:t>
            </w:r>
          </w:p>
        </w:tc>
        <w:tc>
          <w:tcPr>
            <w:tcW w:w="596" w:type="dxa"/>
            <w:vAlign w:val="center"/>
          </w:tcPr>
          <w:p w14:paraId="0D5B9C98" w14:textId="71F5C9F8"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9.8</w:t>
            </w:r>
          </w:p>
        </w:tc>
        <w:tc>
          <w:tcPr>
            <w:tcW w:w="596" w:type="dxa"/>
            <w:vAlign w:val="center"/>
          </w:tcPr>
          <w:p w14:paraId="0E9325CC" w14:textId="7D5223C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14.6</w:t>
            </w:r>
          </w:p>
        </w:tc>
        <w:tc>
          <w:tcPr>
            <w:tcW w:w="596" w:type="dxa"/>
            <w:vAlign w:val="center"/>
          </w:tcPr>
          <w:p w14:paraId="3E1DCDE3" w14:textId="53329C4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9.9</w:t>
            </w:r>
          </w:p>
        </w:tc>
        <w:tc>
          <w:tcPr>
            <w:tcW w:w="596" w:type="dxa"/>
            <w:vAlign w:val="center"/>
          </w:tcPr>
          <w:p w14:paraId="187061F2" w14:textId="57A1F85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11.8</w:t>
            </w:r>
          </w:p>
        </w:tc>
        <w:tc>
          <w:tcPr>
            <w:tcW w:w="596" w:type="dxa"/>
            <w:vAlign w:val="center"/>
          </w:tcPr>
          <w:p w14:paraId="2A6A4AA5" w14:textId="7BC0929E"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18</w:t>
            </w:r>
          </w:p>
        </w:tc>
        <w:tc>
          <w:tcPr>
            <w:tcW w:w="694" w:type="dxa"/>
            <w:vAlign w:val="center"/>
          </w:tcPr>
          <w:p w14:paraId="4ABE6B97" w14:textId="25C5AB0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17.4</w:t>
            </w:r>
          </w:p>
        </w:tc>
        <w:tc>
          <w:tcPr>
            <w:tcW w:w="743" w:type="dxa"/>
          </w:tcPr>
          <w:p w14:paraId="54236CBD" w14:textId="47A5CFBE"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11</w:t>
            </w:r>
          </w:p>
        </w:tc>
      </w:tr>
      <w:tr w:rsidR="00B92129" w:rsidRPr="00A57E20" w14:paraId="30C01230" w14:textId="6E0F83EC" w:rsidTr="00B92129">
        <w:tc>
          <w:tcPr>
            <w:cnfStyle w:val="001000000000" w:firstRow="0" w:lastRow="0" w:firstColumn="1" w:lastColumn="0" w:oddVBand="0" w:evenVBand="0" w:oddHBand="0" w:evenHBand="0" w:firstRowFirstColumn="0" w:firstRowLastColumn="0" w:lastRowFirstColumn="0" w:lastRowLastColumn="0"/>
            <w:tcW w:w="1170" w:type="dxa"/>
          </w:tcPr>
          <w:p w14:paraId="4B372CEE" w14:textId="1651C908"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SRNFS-s</w:t>
            </w:r>
          </w:p>
        </w:tc>
        <w:tc>
          <w:tcPr>
            <w:tcW w:w="597" w:type="dxa"/>
            <w:shd w:val="clear" w:color="auto" w:fill="A6A6A6" w:themeFill="background1" w:themeFillShade="A6"/>
            <w:vAlign w:val="center"/>
          </w:tcPr>
          <w:p w14:paraId="1EC384CC" w14:textId="5A99E96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4DCA53E2" w14:textId="5D9D23A2"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6600F3C5" w14:textId="706CF5A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4D94B145" w14:textId="1F193F3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5C6182B3" w14:textId="269C084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23DFF6AE" w14:textId="4AF5CAE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62072908" w14:textId="5275F495"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w:t>
            </w:r>
          </w:p>
        </w:tc>
        <w:tc>
          <w:tcPr>
            <w:tcW w:w="596" w:type="dxa"/>
            <w:shd w:val="clear" w:color="auto" w:fill="A6A6A6" w:themeFill="background1" w:themeFillShade="A6"/>
            <w:vAlign w:val="center"/>
          </w:tcPr>
          <w:p w14:paraId="47BDFE1C" w14:textId="1234CAD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5ECA48B8" w14:textId="0E56D50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47.2</w:t>
            </w:r>
          </w:p>
        </w:tc>
        <w:tc>
          <w:tcPr>
            <w:tcW w:w="596" w:type="dxa"/>
            <w:vAlign w:val="center"/>
          </w:tcPr>
          <w:p w14:paraId="11549ECD" w14:textId="343834F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12.5</w:t>
            </w:r>
          </w:p>
        </w:tc>
        <w:tc>
          <w:tcPr>
            <w:tcW w:w="596" w:type="dxa"/>
            <w:vAlign w:val="center"/>
          </w:tcPr>
          <w:p w14:paraId="765CDDC9" w14:textId="6B55522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11.2</w:t>
            </w:r>
          </w:p>
        </w:tc>
        <w:tc>
          <w:tcPr>
            <w:tcW w:w="596" w:type="dxa"/>
            <w:shd w:val="clear" w:color="auto" w:fill="A6A6A6" w:themeFill="background1" w:themeFillShade="A6"/>
            <w:vAlign w:val="center"/>
          </w:tcPr>
          <w:p w14:paraId="63B55484" w14:textId="433E961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3E782664" w14:textId="5311A37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20.6</w:t>
            </w:r>
          </w:p>
        </w:tc>
        <w:tc>
          <w:tcPr>
            <w:tcW w:w="694" w:type="dxa"/>
            <w:vAlign w:val="center"/>
          </w:tcPr>
          <w:p w14:paraId="2265AD63" w14:textId="66B9BAC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15.5</w:t>
            </w:r>
          </w:p>
        </w:tc>
        <w:tc>
          <w:tcPr>
            <w:tcW w:w="743" w:type="dxa"/>
          </w:tcPr>
          <w:p w14:paraId="6444D8D6" w14:textId="68B1437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19.7</w:t>
            </w:r>
          </w:p>
        </w:tc>
      </w:tr>
      <w:tr w:rsidR="00B92129" w:rsidRPr="00A57E20" w14:paraId="4EAF5AE8" w14:textId="403F7D5B"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53869161" w14:textId="6F2ACA99"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SRPAN-s</w:t>
            </w:r>
          </w:p>
        </w:tc>
        <w:tc>
          <w:tcPr>
            <w:tcW w:w="597" w:type="dxa"/>
            <w:shd w:val="clear" w:color="auto" w:fill="A6A6A6" w:themeFill="background1" w:themeFillShade="A6"/>
            <w:vAlign w:val="center"/>
          </w:tcPr>
          <w:p w14:paraId="6C841D30" w14:textId="57AB399B"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2360AA4F" w14:textId="5ECDCA0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4E725384" w14:textId="17CD06E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12FADF59" w14:textId="2F8F806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3D571E7E" w14:textId="2F3D9BC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52399459" w14:textId="698DE92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05FD0C9A" w14:textId="0436381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57D9237F" w14:textId="2F118ED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403397C7" w14:textId="4FA0829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11.3</w:t>
            </w:r>
          </w:p>
        </w:tc>
        <w:tc>
          <w:tcPr>
            <w:tcW w:w="596" w:type="dxa"/>
            <w:vAlign w:val="center"/>
          </w:tcPr>
          <w:p w14:paraId="16528290" w14:textId="5BBF1AE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10.7</w:t>
            </w:r>
          </w:p>
        </w:tc>
        <w:tc>
          <w:tcPr>
            <w:tcW w:w="596" w:type="dxa"/>
            <w:vAlign w:val="center"/>
          </w:tcPr>
          <w:p w14:paraId="76679CE9" w14:textId="4D77B1E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8.6</w:t>
            </w:r>
          </w:p>
        </w:tc>
        <w:tc>
          <w:tcPr>
            <w:tcW w:w="596" w:type="dxa"/>
            <w:vAlign w:val="center"/>
          </w:tcPr>
          <w:p w14:paraId="7FFB853C" w14:textId="03F2098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7.6</w:t>
            </w:r>
          </w:p>
        </w:tc>
        <w:tc>
          <w:tcPr>
            <w:tcW w:w="596" w:type="dxa"/>
            <w:vAlign w:val="center"/>
          </w:tcPr>
          <w:p w14:paraId="6F3352E5" w14:textId="776327A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10</w:t>
            </w:r>
          </w:p>
        </w:tc>
        <w:tc>
          <w:tcPr>
            <w:tcW w:w="694" w:type="dxa"/>
            <w:vAlign w:val="center"/>
          </w:tcPr>
          <w:p w14:paraId="1EFFFE06" w14:textId="31F4F55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8.2</w:t>
            </w:r>
          </w:p>
        </w:tc>
        <w:tc>
          <w:tcPr>
            <w:tcW w:w="743" w:type="dxa"/>
          </w:tcPr>
          <w:p w14:paraId="5EB8F050" w14:textId="3DFBF53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9.4</w:t>
            </w:r>
          </w:p>
        </w:tc>
      </w:tr>
      <w:tr w:rsidR="00B92129" w:rsidRPr="00A57E20" w14:paraId="00951BF4" w14:textId="77E8083F" w:rsidTr="00B92129">
        <w:tc>
          <w:tcPr>
            <w:cnfStyle w:val="001000000000" w:firstRow="0" w:lastRow="0" w:firstColumn="1" w:lastColumn="0" w:oddVBand="0" w:evenVBand="0" w:oddHBand="0" w:evenHBand="0" w:firstRowFirstColumn="0" w:firstRowLastColumn="0" w:lastRowFirstColumn="0" w:lastRowLastColumn="0"/>
            <w:tcW w:w="1170" w:type="dxa"/>
          </w:tcPr>
          <w:p w14:paraId="383F46FB" w14:textId="1750002E"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SRCHA-s</w:t>
            </w:r>
          </w:p>
        </w:tc>
        <w:tc>
          <w:tcPr>
            <w:tcW w:w="597" w:type="dxa"/>
            <w:shd w:val="clear" w:color="auto" w:fill="A6A6A6" w:themeFill="background1" w:themeFillShade="A6"/>
            <w:vAlign w:val="center"/>
          </w:tcPr>
          <w:p w14:paraId="6E92D6B5" w14:textId="7323B302"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1243E18E" w14:textId="3B974CD0"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5130CB8B" w14:textId="366A8F6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57FD6DDC" w14:textId="310CDD2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306C6D03" w14:textId="558C0BF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4A9EC8A2" w14:textId="78B4A9F2"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4883BFB3" w14:textId="45E89C3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015E0F7F" w14:textId="07BE4BE5"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108529F8" w14:textId="2A72361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5FA7D6BA" w14:textId="7A92803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44E5756C" w14:textId="614D0EE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31D69C48" w14:textId="6442713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11364D27" w14:textId="63FF148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94" w:type="dxa"/>
            <w:shd w:val="clear" w:color="auto" w:fill="A6A6A6" w:themeFill="background1" w:themeFillShade="A6"/>
            <w:vAlign w:val="center"/>
          </w:tcPr>
          <w:p w14:paraId="6B3A8038" w14:textId="4BC2E03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743" w:type="dxa"/>
            <w:shd w:val="clear" w:color="auto" w:fill="A6A6A6" w:themeFill="background1" w:themeFillShade="A6"/>
          </w:tcPr>
          <w:p w14:paraId="1B915B44" w14:textId="4EC102E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NA</w:t>
            </w:r>
          </w:p>
        </w:tc>
      </w:tr>
      <w:tr w:rsidR="00B92129" w:rsidRPr="00A57E20" w14:paraId="7F326556" w14:textId="3266F547"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735E1EBA" w14:textId="3E9C3C5A"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MFUMA-s</w:t>
            </w:r>
          </w:p>
        </w:tc>
        <w:tc>
          <w:tcPr>
            <w:tcW w:w="597" w:type="dxa"/>
            <w:shd w:val="clear" w:color="auto" w:fill="A6A6A6" w:themeFill="background1" w:themeFillShade="A6"/>
            <w:vAlign w:val="center"/>
          </w:tcPr>
          <w:p w14:paraId="7CCDC386" w14:textId="0AC4219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7CD2DE18" w14:textId="2148552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409F26A5" w14:textId="6EF66ED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349A5F62" w14:textId="7F07DDA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214A0B78" w14:textId="6BCEAFD2"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30A6BE68" w14:textId="733C03F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07E35E06" w14:textId="60723F7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389AAF2C" w14:textId="19F91BA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213EFE28" w14:textId="04A7DA8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08A90FD6" w14:textId="3677FBC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58D14D46" w14:textId="3402259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30.8</w:t>
            </w:r>
          </w:p>
        </w:tc>
        <w:tc>
          <w:tcPr>
            <w:tcW w:w="596" w:type="dxa"/>
            <w:vAlign w:val="center"/>
          </w:tcPr>
          <w:p w14:paraId="708E49AC" w14:textId="5168926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14.2</w:t>
            </w:r>
          </w:p>
        </w:tc>
        <w:tc>
          <w:tcPr>
            <w:tcW w:w="596" w:type="dxa"/>
            <w:vAlign w:val="center"/>
          </w:tcPr>
          <w:p w14:paraId="1DAD441F" w14:textId="33C4777E"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22.5</w:t>
            </w:r>
          </w:p>
        </w:tc>
        <w:tc>
          <w:tcPr>
            <w:tcW w:w="694" w:type="dxa"/>
            <w:vAlign w:val="center"/>
          </w:tcPr>
          <w:p w14:paraId="1B1B1DD3" w14:textId="1328F7F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19.1</w:t>
            </w:r>
          </w:p>
        </w:tc>
        <w:tc>
          <w:tcPr>
            <w:tcW w:w="743" w:type="dxa"/>
          </w:tcPr>
          <w:p w14:paraId="32DC79C3" w14:textId="0902BC5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21.6</w:t>
            </w:r>
          </w:p>
        </w:tc>
      </w:tr>
      <w:tr w:rsidR="00A57E20" w:rsidRPr="00A57E20" w14:paraId="1AA4F64A" w14:textId="4F3806EE" w:rsidTr="00B92129">
        <w:tc>
          <w:tcPr>
            <w:cnfStyle w:val="001000000000" w:firstRow="0" w:lastRow="0" w:firstColumn="1" w:lastColumn="0" w:oddVBand="0" w:evenVBand="0" w:oddHBand="0" w:evenHBand="0" w:firstRowFirstColumn="0" w:firstRowLastColumn="0" w:lastRowFirstColumn="0" w:lastRowLastColumn="0"/>
            <w:tcW w:w="1170" w:type="dxa"/>
          </w:tcPr>
          <w:p w14:paraId="4B669199" w14:textId="7026892C"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MFBIG-s</w:t>
            </w:r>
          </w:p>
        </w:tc>
        <w:tc>
          <w:tcPr>
            <w:tcW w:w="597" w:type="dxa"/>
            <w:shd w:val="clear" w:color="auto" w:fill="A6A6A6" w:themeFill="background1" w:themeFillShade="A6"/>
            <w:vAlign w:val="center"/>
          </w:tcPr>
          <w:p w14:paraId="38EC7013" w14:textId="11695852"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vAlign w:val="center"/>
          </w:tcPr>
          <w:p w14:paraId="61946C68" w14:textId="116DF4A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9.1</w:t>
            </w:r>
          </w:p>
        </w:tc>
        <w:tc>
          <w:tcPr>
            <w:tcW w:w="597" w:type="dxa"/>
            <w:vAlign w:val="center"/>
          </w:tcPr>
          <w:p w14:paraId="160FB404" w14:textId="4250046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16.1</w:t>
            </w:r>
          </w:p>
        </w:tc>
        <w:tc>
          <w:tcPr>
            <w:tcW w:w="597" w:type="dxa"/>
            <w:vAlign w:val="center"/>
          </w:tcPr>
          <w:p w14:paraId="7379B5F2" w14:textId="12C6042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7.7</w:t>
            </w:r>
          </w:p>
        </w:tc>
        <w:tc>
          <w:tcPr>
            <w:tcW w:w="597" w:type="dxa"/>
            <w:vAlign w:val="center"/>
          </w:tcPr>
          <w:p w14:paraId="1F460378" w14:textId="5199A44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14.4</w:t>
            </w:r>
          </w:p>
        </w:tc>
        <w:tc>
          <w:tcPr>
            <w:tcW w:w="596" w:type="dxa"/>
            <w:vAlign w:val="center"/>
          </w:tcPr>
          <w:p w14:paraId="5BFFE47D" w14:textId="0E412C4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16.7</w:t>
            </w:r>
          </w:p>
        </w:tc>
        <w:tc>
          <w:tcPr>
            <w:tcW w:w="596" w:type="dxa"/>
            <w:vAlign w:val="center"/>
          </w:tcPr>
          <w:p w14:paraId="02ED7DB5" w14:textId="754BDDB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12.9</w:t>
            </w:r>
          </w:p>
        </w:tc>
        <w:tc>
          <w:tcPr>
            <w:tcW w:w="596" w:type="dxa"/>
            <w:vAlign w:val="center"/>
          </w:tcPr>
          <w:p w14:paraId="6BFC4A9D" w14:textId="7A853AA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30.4</w:t>
            </w:r>
          </w:p>
        </w:tc>
        <w:tc>
          <w:tcPr>
            <w:tcW w:w="596" w:type="dxa"/>
            <w:vAlign w:val="center"/>
          </w:tcPr>
          <w:p w14:paraId="48C75C47" w14:textId="6427E0A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9.4</w:t>
            </w:r>
          </w:p>
        </w:tc>
        <w:tc>
          <w:tcPr>
            <w:tcW w:w="596" w:type="dxa"/>
            <w:vAlign w:val="center"/>
          </w:tcPr>
          <w:p w14:paraId="232BE849" w14:textId="68E315C0"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13.1</w:t>
            </w:r>
          </w:p>
        </w:tc>
        <w:tc>
          <w:tcPr>
            <w:tcW w:w="596" w:type="dxa"/>
            <w:vAlign w:val="center"/>
          </w:tcPr>
          <w:p w14:paraId="667AFFD9" w14:textId="6AC65CD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15</w:t>
            </w:r>
          </w:p>
        </w:tc>
        <w:tc>
          <w:tcPr>
            <w:tcW w:w="596" w:type="dxa"/>
            <w:vAlign w:val="center"/>
          </w:tcPr>
          <w:p w14:paraId="17B6250A" w14:textId="56E461C5"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11.4</w:t>
            </w:r>
          </w:p>
        </w:tc>
        <w:tc>
          <w:tcPr>
            <w:tcW w:w="596" w:type="dxa"/>
            <w:vAlign w:val="center"/>
          </w:tcPr>
          <w:p w14:paraId="41B7B81D" w14:textId="1287AF4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9.1</w:t>
            </w:r>
          </w:p>
        </w:tc>
        <w:tc>
          <w:tcPr>
            <w:tcW w:w="694" w:type="dxa"/>
            <w:vAlign w:val="center"/>
          </w:tcPr>
          <w:p w14:paraId="401F1550" w14:textId="7A5C72D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8.1</w:t>
            </w:r>
          </w:p>
        </w:tc>
        <w:tc>
          <w:tcPr>
            <w:tcW w:w="743" w:type="dxa"/>
          </w:tcPr>
          <w:p w14:paraId="336EB12D" w14:textId="44EA88B2"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13.3</w:t>
            </w:r>
          </w:p>
        </w:tc>
      </w:tr>
      <w:tr w:rsidR="00A57E20" w:rsidRPr="00A57E20" w14:paraId="22669C0B" w14:textId="388FE796"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45892D14" w14:textId="2DDB7CCE"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SFMAI-s</w:t>
            </w:r>
          </w:p>
        </w:tc>
        <w:tc>
          <w:tcPr>
            <w:tcW w:w="597" w:type="dxa"/>
            <w:vAlign w:val="center"/>
          </w:tcPr>
          <w:p w14:paraId="3A933AF2" w14:textId="584FB87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w:t>
            </w:r>
          </w:p>
        </w:tc>
        <w:tc>
          <w:tcPr>
            <w:tcW w:w="597" w:type="dxa"/>
            <w:vAlign w:val="center"/>
          </w:tcPr>
          <w:p w14:paraId="3D493838" w14:textId="0564679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4.1</w:t>
            </w:r>
          </w:p>
        </w:tc>
        <w:tc>
          <w:tcPr>
            <w:tcW w:w="597" w:type="dxa"/>
            <w:vAlign w:val="center"/>
          </w:tcPr>
          <w:p w14:paraId="3CFEA22C" w14:textId="77E7458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5.1</w:t>
            </w:r>
          </w:p>
        </w:tc>
        <w:tc>
          <w:tcPr>
            <w:tcW w:w="597" w:type="dxa"/>
            <w:vAlign w:val="center"/>
          </w:tcPr>
          <w:p w14:paraId="0FA0460F" w14:textId="7E6329E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5.2</w:t>
            </w:r>
          </w:p>
        </w:tc>
        <w:tc>
          <w:tcPr>
            <w:tcW w:w="597" w:type="dxa"/>
            <w:vAlign w:val="center"/>
          </w:tcPr>
          <w:p w14:paraId="12AC5949" w14:textId="3D4C59D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9.2</w:t>
            </w:r>
          </w:p>
        </w:tc>
        <w:tc>
          <w:tcPr>
            <w:tcW w:w="596" w:type="dxa"/>
            <w:vAlign w:val="center"/>
          </w:tcPr>
          <w:p w14:paraId="78EA02F5" w14:textId="35205B5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4.4</w:t>
            </w:r>
          </w:p>
        </w:tc>
        <w:tc>
          <w:tcPr>
            <w:tcW w:w="596" w:type="dxa"/>
            <w:vAlign w:val="center"/>
          </w:tcPr>
          <w:p w14:paraId="44806F1C" w14:textId="355DBDB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5.4</w:t>
            </w:r>
          </w:p>
        </w:tc>
        <w:tc>
          <w:tcPr>
            <w:tcW w:w="596" w:type="dxa"/>
            <w:vAlign w:val="center"/>
          </w:tcPr>
          <w:p w14:paraId="0E3353A0" w14:textId="6844523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5.2</w:t>
            </w:r>
          </w:p>
        </w:tc>
        <w:tc>
          <w:tcPr>
            <w:tcW w:w="596" w:type="dxa"/>
            <w:vAlign w:val="center"/>
          </w:tcPr>
          <w:p w14:paraId="621BDB6B" w14:textId="201343C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8.9</w:t>
            </w:r>
          </w:p>
        </w:tc>
        <w:tc>
          <w:tcPr>
            <w:tcW w:w="596" w:type="dxa"/>
            <w:vAlign w:val="center"/>
          </w:tcPr>
          <w:p w14:paraId="61BD7DD9" w14:textId="1E1AFDE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8.2</w:t>
            </w:r>
          </w:p>
        </w:tc>
        <w:tc>
          <w:tcPr>
            <w:tcW w:w="596" w:type="dxa"/>
            <w:vAlign w:val="center"/>
          </w:tcPr>
          <w:p w14:paraId="3D91CFD7" w14:textId="0C8C83DB"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12</w:t>
            </w:r>
          </w:p>
        </w:tc>
        <w:tc>
          <w:tcPr>
            <w:tcW w:w="596" w:type="dxa"/>
            <w:vAlign w:val="center"/>
          </w:tcPr>
          <w:p w14:paraId="1DDF3510" w14:textId="05AB2DB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6.1</w:t>
            </w:r>
          </w:p>
        </w:tc>
        <w:tc>
          <w:tcPr>
            <w:tcW w:w="596" w:type="dxa"/>
            <w:vAlign w:val="center"/>
          </w:tcPr>
          <w:p w14:paraId="17036501" w14:textId="1305B86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7.1</w:t>
            </w:r>
          </w:p>
        </w:tc>
        <w:tc>
          <w:tcPr>
            <w:tcW w:w="694" w:type="dxa"/>
            <w:vAlign w:val="center"/>
          </w:tcPr>
          <w:p w14:paraId="7846A80F" w14:textId="5D80D32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6.6</w:t>
            </w:r>
          </w:p>
        </w:tc>
        <w:tc>
          <w:tcPr>
            <w:tcW w:w="743" w:type="dxa"/>
          </w:tcPr>
          <w:p w14:paraId="03B42FFA" w14:textId="40B7C64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6.6</w:t>
            </w:r>
          </w:p>
        </w:tc>
      </w:tr>
      <w:tr w:rsidR="00A57E20" w:rsidRPr="00A57E20" w14:paraId="3829C36A" w14:textId="32A12C10" w:rsidTr="00B92129">
        <w:tc>
          <w:tcPr>
            <w:cnfStyle w:val="001000000000" w:firstRow="0" w:lastRow="0" w:firstColumn="1" w:lastColumn="0" w:oddVBand="0" w:evenVBand="0" w:oddHBand="0" w:evenHBand="0" w:firstRowFirstColumn="0" w:firstRowLastColumn="0" w:lastRowFirstColumn="0" w:lastRowLastColumn="0"/>
            <w:tcW w:w="1170" w:type="dxa"/>
          </w:tcPr>
          <w:p w14:paraId="557D18E1" w14:textId="13345C22"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SFSEC-s</w:t>
            </w:r>
          </w:p>
        </w:tc>
        <w:tc>
          <w:tcPr>
            <w:tcW w:w="597" w:type="dxa"/>
            <w:vAlign w:val="center"/>
          </w:tcPr>
          <w:p w14:paraId="3B304322" w14:textId="5ABF334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12.2</w:t>
            </w:r>
          </w:p>
        </w:tc>
        <w:tc>
          <w:tcPr>
            <w:tcW w:w="597" w:type="dxa"/>
            <w:vAlign w:val="center"/>
          </w:tcPr>
          <w:p w14:paraId="458C4F8F" w14:textId="741E399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8.3</w:t>
            </w:r>
          </w:p>
        </w:tc>
        <w:tc>
          <w:tcPr>
            <w:tcW w:w="597" w:type="dxa"/>
            <w:vAlign w:val="center"/>
          </w:tcPr>
          <w:p w14:paraId="32D5037B" w14:textId="4693AAF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11.6</w:t>
            </w:r>
          </w:p>
        </w:tc>
        <w:tc>
          <w:tcPr>
            <w:tcW w:w="597" w:type="dxa"/>
            <w:vAlign w:val="center"/>
          </w:tcPr>
          <w:p w14:paraId="30F35A0E" w14:textId="2A13D660"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19.5</w:t>
            </w:r>
          </w:p>
        </w:tc>
        <w:tc>
          <w:tcPr>
            <w:tcW w:w="597" w:type="dxa"/>
            <w:vAlign w:val="center"/>
          </w:tcPr>
          <w:p w14:paraId="02D292CC" w14:textId="5613DD4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14.4</w:t>
            </w:r>
          </w:p>
        </w:tc>
        <w:tc>
          <w:tcPr>
            <w:tcW w:w="596" w:type="dxa"/>
            <w:vAlign w:val="center"/>
          </w:tcPr>
          <w:p w14:paraId="63564911" w14:textId="531C62F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10.2</w:t>
            </w:r>
          </w:p>
        </w:tc>
        <w:tc>
          <w:tcPr>
            <w:tcW w:w="596" w:type="dxa"/>
            <w:vAlign w:val="center"/>
          </w:tcPr>
          <w:p w14:paraId="003DEA6C" w14:textId="030DF28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11.2</w:t>
            </w:r>
          </w:p>
        </w:tc>
        <w:tc>
          <w:tcPr>
            <w:tcW w:w="596" w:type="dxa"/>
            <w:vAlign w:val="center"/>
          </w:tcPr>
          <w:p w14:paraId="6256E229" w14:textId="491DF97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13</w:t>
            </w:r>
          </w:p>
        </w:tc>
        <w:tc>
          <w:tcPr>
            <w:tcW w:w="596" w:type="dxa"/>
            <w:vAlign w:val="center"/>
          </w:tcPr>
          <w:p w14:paraId="3A2F3030" w14:textId="1DF8FF1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17.3</w:t>
            </w:r>
          </w:p>
        </w:tc>
        <w:tc>
          <w:tcPr>
            <w:tcW w:w="596" w:type="dxa"/>
            <w:vAlign w:val="center"/>
          </w:tcPr>
          <w:p w14:paraId="3F587BE0" w14:textId="745ED53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23.2</w:t>
            </w:r>
          </w:p>
        </w:tc>
        <w:tc>
          <w:tcPr>
            <w:tcW w:w="596" w:type="dxa"/>
            <w:vAlign w:val="center"/>
          </w:tcPr>
          <w:p w14:paraId="4095236E" w14:textId="7525AFB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25.2</w:t>
            </w:r>
          </w:p>
        </w:tc>
        <w:tc>
          <w:tcPr>
            <w:tcW w:w="596" w:type="dxa"/>
            <w:vAlign w:val="center"/>
          </w:tcPr>
          <w:p w14:paraId="347D11BF" w14:textId="41D2BD2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19.7</w:t>
            </w:r>
          </w:p>
        </w:tc>
        <w:tc>
          <w:tcPr>
            <w:tcW w:w="596" w:type="dxa"/>
            <w:vAlign w:val="center"/>
          </w:tcPr>
          <w:p w14:paraId="3D1E9D9C" w14:textId="4CAF212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18.9</w:t>
            </w:r>
          </w:p>
        </w:tc>
        <w:tc>
          <w:tcPr>
            <w:tcW w:w="694" w:type="dxa"/>
            <w:vAlign w:val="center"/>
          </w:tcPr>
          <w:p w14:paraId="5A913F9D" w14:textId="7598113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15.6</w:t>
            </w:r>
          </w:p>
        </w:tc>
        <w:tc>
          <w:tcPr>
            <w:tcW w:w="743" w:type="dxa"/>
          </w:tcPr>
          <w:p w14:paraId="6C243C06" w14:textId="7E8DBB9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15.7</w:t>
            </w:r>
          </w:p>
        </w:tc>
      </w:tr>
      <w:tr w:rsidR="00B92129" w:rsidRPr="00A57E20" w14:paraId="4EF51DA6" w14:textId="451FA6B1"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353A9A9E" w14:textId="7D37B62D"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SRLSR-s</w:t>
            </w:r>
          </w:p>
        </w:tc>
        <w:tc>
          <w:tcPr>
            <w:tcW w:w="597" w:type="dxa"/>
            <w:vAlign w:val="center"/>
          </w:tcPr>
          <w:p w14:paraId="244A6276" w14:textId="5D54D05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16.4</w:t>
            </w:r>
          </w:p>
        </w:tc>
        <w:tc>
          <w:tcPr>
            <w:tcW w:w="597" w:type="dxa"/>
            <w:vAlign w:val="center"/>
          </w:tcPr>
          <w:p w14:paraId="54B01225" w14:textId="19C953F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17.5</w:t>
            </w:r>
          </w:p>
        </w:tc>
        <w:tc>
          <w:tcPr>
            <w:tcW w:w="597" w:type="dxa"/>
            <w:vAlign w:val="center"/>
          </w:tcPr>
          <w:p w14:paraId="01B50803" w14:textId="5BA7646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19.9</w:t>
            </w:r>
          </w:p>
        </w:tc>
        <w:tc>
          <w:tcPr>
            <w:tcW w:w="597" w:type="dxa"/>
            <w:vAlign w:val="center"/>
          </w:tcPr>
          <w:p w14:paraId="19010427" w14:textId="3FC3A14E"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28.1</w:t>
            </w:r>
          </w:p>
        </w:tc>
        <w:tc>
          <w:tcPr>
            <w:tcW w:w="597" w:type="dxa"/>
            <w:vAlign w:val="center"/>
          </w:tcPr>
          <w:p w14:paraId="57091453" w14:textId="4F0FF7A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34</w:t>
            </w:r>
          </w:p>
        </w:tc>
        <w:tc>
          <w:tcPr>
            <w:tcW w:w="596" w:type="dxa"/>
            <w:vAlign w:val="center"/>
          </w:tcPr>
          <w:p w14:paraId="125DA1ED" w14:textId="329D15CB"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24.6</w:t>
            </w:r>
          </w:p>
        </w:tc>
        <w:tc>
          <w:tcPr>
            <w:tcW w:w="596" w:type="dxa"/>
            <w:vAlign w:val="center"/>
          </w:tcPr>
          <w:p w14:paraId="2D19B88C" w14:textId="4F59C8D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28.4</w:t>
            </w:r>
          </w:p>
        </w:tc>
        <w:tc>
          <w:tcPr>
            <w:tcW w:w="596" w:type="dxa"/>
            <w:vAlign w:val="center"/>
          </w:tcPr>
          <w:p w14:paraId="4EC99638" w14:textId="427AAD82"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48.7</w:t>
            </w:r>
          </w:p>
        </w:tc>
        <w:tc>
          <w:tcPr>
            <w:tcW w:w="596" w:type="dxa"/>
            <w:vAlign w:val="center"/>
          </w:tcPr>
          <w:p w14:paraId="2694C780" w14:textId="775F200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22.3</w:t>
            </w:r>
          </w:p>
        </w:tc>
        <w:tc>
          <w:tcPr>
            <w:tcW w:w="596" w:type="dxa"/>
            <w:vAlign w:val="center"/>
          </w:tcPr>
          <w:p w14:paraId="34B63538" w14:textId="175D8C0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36.7</w:t>
            </w:r>
          </w:p>
        </w:tc>
        <w:tc>
          <w:tcPr>
            <w:tcW w:w="596" w:type="dxa"/>
            <w:shd w:val="clear" w:color="auto" w:fill="A6A6A6" w:themeFill="background1" w:themeFillShade="A6"/>
            <w:vAlign w:val="center"/>
          </w:tcPr>
          <w:p w14:paraId="4D247644" w14:textId="7AD1EBB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0AD9EF24" w14:textId="624DB3E2"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65B7E2C9" w14:textId="59FAD99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94" w:type="dxa"/>
            <w:vAlign w:val="center"/>
          </w:tcPr>
          <w:p w14:paraId="5A842763" w14:textId="077B473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34.7</w:t>
            </w:r>
          </w:p>
        </w:tc>
        <w:tc>
          <w:tcPr>
            <w:tcW w:w="743" w:type="dxa"/>
          </w:tcPr>
          <w:p w14:paraId="6A4ABF85" w14:textId="33536B62"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28.3</w:t>
            </w:r>
          </w:p>
        </w:tc>
      </w:tr>
      <w:tr w:rsidR="00A57E20" w:rsidRPr="00A57E20" w14:paraId="7BBFAFE0" w14:textId="50A24EBF" w:rsidTr="00B92129">
        <w:tc>
          <w:tcPr>
            <w:cnfStyle w:val="001000000000" w:firstRow="0" w:lastRow="0" w:firstColumn="1" w:lastColumn="0" w:oddVBand="0" w:evenVBand="0" w:oddHBand="0" w:evenHBand="0" w:firstRowFirstColumn="0" w:firstRowLastColumn="0" w:lastRowFirstColumn="0" w:lastRowLastColumn="0"/>
            <w:tcW w:w="9617" w:type="dxa"/>
            <w:gridSpan w:val="15"/>
            <w:shd w:val="clear" w:color="auto" w:fill="F4B083" w:themeFill="accent2" w:themeFillTint="99"/>
          </w:tcPr>
          <w:p w14:paraId="52F0D246" w14:textId="2CC6FC8E" w:rsidR="00A57E20" w:rsidRPr="00A57E20" w:rsidRDefault="00A57E20" w:rsidP="0053510D">
            <w:pPr>
              <w:rPr>
                <w:rFonts w:cs="Times New Roman"/>
                <w:color w:val="000000"/>
                <w:sz w:val="20"/>
                <w:szCs w:val="20"/>
              </w:rPr>
            </w:pPr>
            <w:r w:rsidRPr="00A57E20">
              <w:rPr>
                <w:rFonts w:cs="Times New Roman"/>
                <w:color w:val="000000"/>
                <w:sz w:val="20"/>
                <w:szCs w:val="20"/>
              </w:rPr>
              <w:t>Clearwater River</w:t>
            </w:r>
          </w:p>
        </w:tc>
        <w:tc>
          <w:tcPr>
            <w:tcW w:w="743" w:type="dxa"/>
            <w:shd w:val="clear" w:color="auto" w:fill="F4B083" w:themeFill="accent2" w:themeFillTint="99"/>
          </w:tcPr>
          <w:p w14:paraId="7DB3D1C5" w14:textId="77777777" w:rsidR="00A57E20" w:rsidRPr="00A57E20" w:rsidRDefault="00A57E20" w:rsidP="0053510D">
            <w:pP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p>
        </w:tc>
      </w:tr>
      <w:tr w:rsidR="00B92129" w:rsidRPr="00A57E20" w14:paraId="7C362F4C" w14:textId="76837158"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2C7F5175" w14:textId="4001C67E"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CRSEL-s</w:t>
            </w:r>
          </w:p>
        </w:tc>
        <w:tc>
          <w:tcPr>
            <w:tcW w:w="597" w:type="dxa"/>
            <w:shd w:val="clear" w:color="auto" w:fill="A6A6A6" w:themeFill="background1" w:themeFillShade="A6"/>
            <w:vAlign w:val="center"/>
          </w:tcPr>
          <w:p w14:paraId="2B64BB6A" w14:textId="1F28A7D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5276970A" w14:textId="75BAC0C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2A8D4A0E" w14:textId="1883B4C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095EB263" w14:textId="0FBAAEE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10EE3564" w14:textId="07D3A1E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1D83045D" w14:textId="5CF66B7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464B1EC1" w14:textId="74867512"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4AE7AA14" w14:textId="65462B7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3474A48C" w14:textId="4FFF9FF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6.9</w:t>
            </w:r>
          </w:p>
        </w:tc>
        <w:tc>
          <w:tcPr>
            <w:tcW w:w="596" w:type="dxa"/>
            <w:vAlign w:val="center"/>
          </w:tcPr>
          <w:p w14:paraId="79D95C2F" w14:textId="1CA9D2F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w:t>
            </w:r>
          </w:p>
        </w:tc>
        <w:tc>
          <w:tcPr>
            <w:tcW w:w="596" w:type="dxa"/>
            <w:vAlign w:val="center"/>
          </w:tcPr>
          <w:p w14:paraId="22B2624C" w14:textId="3A0EA1E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9.1</w:t>
            </w:r>
          </w:p>
        </w:tc>
        <w:tc>
          <w:tcPr>
            <w:tcW w:w="596" w:type="dxa"/>
            <w:vAlign w:val="center"/>
          </w:tcPr>
          <w:p w14:paraId="3071D4C1" w14:textId="5E65C46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4.4</w:t>
            </w:r>
          </w:p>
        </w:tc>
        <w:tc>
          <w:tcPr>
            <w:tcW w:w="596" w:type="dxa"/>
            <w:vAlign w:val="center"/>
          </w:tcPr>
          <w:p w14:paraId="19FBAD1C" w14:textId="012D7B9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5.6</w:t>
            </w:r>
          </w:p>
        </w:tc>
        <w:tc>
          <w:tcPr>
            <w:tcW w:w="694" w:type="dxa"/>
            <w:vAlign w:val="center"/>
          </w:tcPr>
          <w:p w14:paraId="672CB91A" w14:textId="48EA27B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4.6</w:t>
            </w:r>
          </w:p>
        </w:tc>
        <w:tc>
          <w:tcPr>
            <w:tcW w:w="743" w:type="dxa"/>
          </w:tcPr>
          <w:p w14:paraId="2BA023B2" w14:textId="6F6426DE"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6.4</w:t>
            </w:r>
          </w:p>
        </w:tc>
      </w:tr>
      <w:tr w:rsidR="00A57E20" w:rsidRPr="00A57E20" w14:paraId="67AD12AF" w14:textId="39863EB4" w:rsidTr="00B92129">
        <w:tc>
          <w:tcPr>
            <w:cnfStyle w:val="001000000000" w:firstRow="0" w:lastRow="0" w:firstColumn="1" w:lastColumn="0" w:oddVBand="0" w:evenVBand="0" w:oddHBand="0" w:evenHBand="0" w:firstRowFirstColumn="0" w:firstRowLastColumn="0" w:lastRowFirstColumn="0" w:lastRowLastColumn="0"/>
            <w:tcW w:w="1170" w:type="dxa"/>
          </w:tcPr>
          <w:p w14:paraId="45C175D6" w14:textId="2D0C998B"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CRLOC-s</w:t>
            </w:r>
          </w:p>
        </w:tc>
        <w:tc>
          <w:tcPr>
            <w:tcW w:w="597" w:type="dxa"/>
            <w:shd w:val="clear" w:color="auto" w:fill="A6A6A6" w:themeFill="background1" w:themeFillShade="A6"/>
            <w:vAlign w:val="center"/>
          </w:tcPr>
          <w:p w14:paraId="29D27D11" w14:textId="576B3E2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0B14C55A" w14:textId="483CB4D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36E3CECF" w14:textId="5BF25EF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5C81AF1E" w14:textId="7C311E4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7627FC85" w14:textId="0363D57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770F665C" w14:textId="28006B3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24D6D4EE" w14:textId="331E70B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60B36B87" w14:textId="31D7758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5E30F54E" w14:textId="31C55DD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6.5</w:t>
            </w:r>
          </w:p>
        </w:tc>
        <w:tc>
          <w:tcPr>
            <w:tcW w:w="596" w:type="dxa"/>
            <w:vAlign w:val="center"/>
          </w:tcPr>
          <w:p w14:paraId="173F9452" w14:textId="7BAED79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w:t>
            </w:r>
          </w:p>
        </w:tc>
        <w:tc>
          <w:tcPr>
            <w:tcW w:w="596" w:type="dxa"/>
            <w:vAlign w:val="center"/>
          </w:tcPr>
          <w:p w14:paraId="7D29BF3D" w14:textId="7D92137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9.5</w:t>
            </w:r>
          </w:p>
        </w:tc>
        <w:tc>
          <w:tcPr>
            <w:tcW w:w="596" w:type="dxa"/>
            <w:vAlign w:val="center"/>
          </w:tcPr>
          <w:p w14:paraId="459A82DE" w14:textId="6802E65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w:t>
            </w:r>
          </w:p>
        </w:tc>
        <w:tc>
          <w:tcPr>
            <w:tcW w:w="596" w:type="dxa"/>
            <w:vAlign w:val="center"/>
          </w:tcPr>
          <w:p w14:paraId="539B544A" w14:textId="524BBDD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5.4</w:t>
            </w:r>
          </w:p>
        </w:tc>
        <w:tc>
          <w:tcPr>
            <w:tcW w:w="694" w:type="dxa"/>
            <w:vAlign w:val="center"/>
          </w:tcPr>
          <w:p w14:paraId="08FD8C54" w14:textId="3EBFF02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4.8</w:t>
            </w:r>
          </w:p>
        </w:tc>
        <w:tc>
          <w:tcPr>
            <w:tcW w:w="743" w:type="dxa"/>
          </w:tcPr>
          <w:p w14:paraId="6E204D77" w14:textId="63045C3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6.4</w:t>
            </w:r>
          </w:p>
        </w:tc>
      </w:tr>
      <w:tr w:rsidR="00B92129" w:rsidRPr="00A57E20" w14:paraId="55C778CE" w14:textId="6848B268"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75B2BB16" w14:textId="5F4D11A6"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CRSFC-s</w:t>
            </w:r>
          </w:p>
        </w:tc>
        <w:tc>
          <w:tcPr>
            <w:tcW w:w="597" w:type="dxa"/>
            <w:shd w:val="clear" w:color="auto" w:fill="A6A6A6" w:themeFill="background1" w:themeFillShade="A6"/>
            <w:vAlign w:val="center"/>
          </w:tcPr>
          <w:p w14:paraId="64C020F8" w14:textId="2AAAE72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39BDAC2D" w14:textId="7972481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vAlign w:val="center"/>
          </w:tcPr>
          <w:p w14:paraId="3C830B45" w14:textId="304559E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5.1</w:t>
            </w:r>
          </w:p>
        </w:tc>
        <w:tc>
          <w:tcPr>
            <w:tcW w:w="597" w:type="dxa"/>
            <w:vAlign w:val="center"/>
          </w:tcPr>
          <w:p w14:paraId="0A543681" w14:textId="6F97A76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6.8</w:t>
            </w:r>
          </w:p>
        </w:tc>
        <w:tc>
          <w:tcPr>
            <w:tcW w:w="597" w:type="dxa"/>
            <w:vAlign w:val="center"/>
          </w:tcPr>
          <w:p w14:paraId="5BBB9D92" w14:textId="27FDC6C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9.9</w:t>
            </w:r>
          </w:p>
        </w:tc>
        <w:tc>
          <w:tcPr>
            <w:tcW w:w="596" w:type="dxa"/>
            <w:vAlign w:val="center"/>
          </w:tcPr>
          <w:p w14:paraId="4798D869" w14:textId="4DBF882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6.9</w:t>
            </w:r>
          </w:p>
        </w:tc>
        <w:tc>
          <w:tcPr>
            <w:tcW w:w="596" w:type="dxa"/>
            <w:vAlign w:val="center"/>
          </w:tcPr>
          <w:p w14:paraId="4DB2FCF9" w14:textId="47D6FB1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6.4</w:t>
            </w:r>
          </w:p>
        </w:tc>
        <w:tc>
          <w:tcPr>
            <w:tcW w:w="596" w:type="dxa"/>
            <w:vAlign w:val="center"/>
          </w:tcPr>
          <w:p w14:paraId="669FCB93" w14:textId="1D6A65D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6.5</w:t>
            </w:r>
          </w:p>
        </w:tc>
        <w:tc>
          <w:tcPr>
            <w:tcW w:w="596" w:type="dxa"/>
            <w:vAlign w:val="center"/>
          </w:tcPr>
          <w:p w14:paraId="1B51AE8E" w14:textId="15D09D9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15.8</w:t>
            </w:r>
          </w:p>
        </w:tc>
        <w:tc>
          <w:tcPr>
            <w:tcW w:w="596" w:type="dxa"/>
            <w:vAlign w:val="center"/>
          </w:tcPr>
          <w:p w14:paraId="27A2437F" w14:textId="7F3AE9E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11</w:t>
            </w:r>
          </w:p>
        </w:tc>
        <w:tc>
          <w:tcPr>
            <w:tcW w:w="596" w:type="dxa"/>
            <w:vAlign w:val="center"/>
          </w:tcPr>
          <w:p w14:paraId="170424AC" w14:textId="122BE4F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10.8</w:t>
            </w:r>
          </w:p>
        </w:tc>
        <w:tc>
          <w:tcPr>
            <w:tcW w:w="596" w:type="dxa"/>
            <w:vAlign w:val="center"/>
          </w:tcPr>
          <w:p w14:paraId="14FFA38B" w14:textId="38FA90A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7.4</w:t>
            </w:r>
          </w:p>
        </w:tc>
        <w:tc>
          <w:tcPr>
            <w:tcW w:w="596" w:type="dxa"/>
            <w:vAlign w:val="center"/>
          </w:tcPr>
          <w:p w14:paraId="2E31C2CB" w14:textId="7F8BF26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8.1</w:t>
            </w:r>
          </w:p>
        </w:tc>
        <w:tc>
          <w:tcPr>
            <w:tcW w:w="694" w:type="dxa"/>
            <w:vAlign w:val="center"/>
          </w:tcPr>
          <w:p w14:paraId="460AC189" w14:textId="36DEC81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6.9</w:t>
            </w:r>
          </w:p>
        </w:tc>
        <w:tc>
          <w:tcPr>
            <w:tcW w:w="743" w:type="dxa"/>
          </w:tcPr>
          <w:p w14:paraId="47F13A70" w14:textId="0DDE835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8.5</w:t>
            </w:r>
          </w:p>
        </w:tc>
      </w:tr>
      <w:tr w:rsidR="00A57E20" w:rsidRPr="00A57E20" w14:paraId="4B067B8C" w14:textId="0C5BC1CB" w:rsidTr="00B92129">
        <w:tc>
          <w:tcPr>
            <w:cnfStyle w:val="001000000000" w:firstRow="0" w:lastRow="0" w:firstColumn="1" w:lastColumn="0" w:oddVBand="0" w:evenVBand="0" w:oddHBand="0" w:evenHBand="0" w:firstRowFirstColumn="0" w:firstRowLastColumn="0" w:lastRowFirstColumn="0" w:lastRowLastColumn="0"/>
            <w:tcW w:w="1170" w:type="dxa"/>
          </w:tcPr>
          <w:p w14:paraId="60724ECD" w14:textId="3ED8E5EB"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CRLOL-s</w:t>
            </w:r>
          </w:p>
        </w:tc>
        <w:tc>
          <w:tcPr>
            <w:tcW w:w="597" w:type="dxa"/>
            <w:shd w:val="clear" w:color="auto" w:fill="A6A6A6" w:themeFill="background1" w:themeFillShade="A6"/>
            <w:vAlign w:val="center"/>
          </w:tcPr>
          <w:p w14:paraId="1C45F1C1" w14:textId="21F933D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42584671" w14:textId="7045FC1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vAlign w:val="center"/>
          </w:tcPr>
          <w:p w14:paraId="4F9321E9" w14:textId="47E5FC4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6.4</w:t>
            </w:r>
          </w:p>
        </w:tc>
        <w:tc>
          <w:tcPr>
            <w:tcW w:w="597" w:type="dxa"/>
            <w:vAlign w:val="center"/>
          </w:tcPr>
          <w:p w14:paraId="5A88BEB6" w14:textId="5D0B8FC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8</w:t>
            </w:r>
          </w:p>
        </w:tc>
        <w:tc>
          <w:tcPr>
            <w:tcW w:w="597" w:type="dxa"/>
            <w:vAlign w:val="center"/>
          </w:tcPr>
          <w:p w14:paraId="4B092881" w14:textId="1F986FC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10.7</w:t>
            </w:r>
          </w:p>
        </w:tc>
        <w:tc>
          <w:tcPr>
            <w:tcW w:w="596" w:type="dxa"/>
            <w:vAlign w:val="center"/>
          </w:tcPr>
          <w:p w14:paraId="3963B548" w14:textId="360624D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7.7</w:t>
            </w:r>
          </w:p>
        </w:tc>
        <w:tc>
          <w:tcPr>
            <w:tcW w:w="596" w:type="dxa"/>
            <w:vAlign w:val="center"/>
          </w:tcPr>
          <w:p w14:paraId="412E4B85" w14:textId="24C0921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8.3</w:t>
            </w:r>
          </w:p>
        </w:tc>
        <w:tc>
          <w:tcPr>
            <w:tcW w:w="596" w:type="dxa"/>
            <w:vAlign w:val="center"/>
          </w:tcPr>
          <w:p w14:paraId="28140848" w14:textId="0AB06BF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10.2</w:t>
            </w:r>
          </w:p>
        </w:tc>
        <w:tc>
          <w:tcPr>
            <w:tcW w:w="596" w:type="dxa"/>
            <w:vAlign w:val="center"/>
          </w:tcPr>
          <w:p w14:paraId="238E7944" w14:textId="2D2AE21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9.9</w:t>
            </w:r>
          </w:p>
        </w:tc>
        <w:tc>
          <w:tcPr>
            <w:tcW w:w="596" w:type="dxa"/>
            <w:shd w:val="clear" w:color="auto" w:fill="A6A6A6" w:themeFill="background1" w:themeFillShade="A6"/>
            <w:vAlign w:val="center"/>
          </w:tcPr>
          <w:p w14:paraId="2BCEE7A4" w14:textId="61311DE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3B99526C" w14:textId="3455A0B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13.8</w:t>
            </w:r>
          </w:p>
        </w:tc>
        <w:tc>
          <w:tcPr>
            <w:tcW w:w="596" w:type="dxa"/>
            <w:vAlign w:val="center"/>
          </w:tcPr>
          <w:p w14:paraId="03FBDCE5" w14:textId="5403F00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7.7</w:t>
            </w:r>
          </w:p>
        </w:tc>
        <w:tc>
          <w:tcPr>
            <w:tcW w:w="596" w:type="dxa"/>
            <w:vAlign w:val="center"/>
          </w:tcPr>
          <w:p w14:paraId="7055E0A1" w14:textId="361C7BC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11.9</w:t>
            </w:r>
          </w:p>
        </w:tc>
        <w:tc>
          <w:tcPr>
            <w:tcW w:w="694" w:type="dxa"/>
            <w:vAlign w:val="center"/>
          </w:tcPr>
          <w:p w14:paraId="29977D78" w14:textId="7DC4B04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9.7</w:t>
            </w:r>
          </w:p>
        </w:tc>
        <w:tc>
          <w:tcPr>
            <w:tcW w:w="743" w:type="dxa"/>
          </w:tcPr>
          <w:p w14:paraId="372639D3" w14:textId="043C544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9.5</w:t>
            </w:r>
          </w:p>
        </w:tc>
      </w:tr>
      <w:tr w:rsidR="00B92129" w:rsidRPr="00A57E20" w14:paraId="23ECE392" w14:textId="50852C84"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52BE8E56" w14:textId="4F501E02"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CRNFC-s</w:t>
            </w:r>
          </w:p>
        </w:tc>
        <w:tc>
          <w:tcPr>
            <w:tcW w:w="597" w:type="dxa"/>
            <w:shd w:val="clear" w:color="auto" w:fill="A6A6A6" w:themeFill="background1" w:themeFillShade="A6"/>
            <w:vAlign w:val="center"/>
          </w:tcPr>
          <w:p w14:paraId="73676955" w14:textId="4F9C04C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6140D7E4" w14:textId="2F6FF5C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0FA722F8" w14:textId="7535731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19F52F1B" w14:textId="1E8D2D5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6E1CDC52" w14:textId="291169B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643D3ADC" w14:textId="1C10E4F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1C07FA8B" w14:textId="4F2D025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79235A32" w14:textId="0CBFB44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5C4816BD" w14:textId="3174A8A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549D4420" w14:textId="63767E08"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304B55F2" w14:textId="53CDECAB"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552CE1FB" w14:textId="1DFD4E5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35E63572" w14:textId="19B2260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94" w:type="dxa"/>
            <w:shd w:val="clear" w:color="auto" w:fill="A6A6A6" w:themeFill="background1" w:themeFillShade="A6"/>
            <w:vAlign w:val="center"/>
          </w:tcPr>
          <w:p w14:paraId="5B9D3965" w14:textId="6268F77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743" w:type="dxa"/>
            <w:shd w:val="clear" w:color="auto" w:fill="A6A6A6" w:themeFill="background1" w:themeFillShade="A6"/>
          </w:tcPr>
          <w:p w14:paraId="2009AE21" w14:textId="5011A88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NA</w:t>
            </w:r>
          </w:p>
        </w:tc>
      </w:tr>
      <w:tr w:rsidR="00A57E20" w:rsidRPr="00A57E20" w14:paraId="1A0ACCDF" w14:textId="2E69EA3A" w:rsidTr="00B92129">
        <w:tc>
          <w:tcPr>
            <w:cnfStyle w:val="001000000000" w:firstRow="0" w:lastRow="0" w:firstColumn="1" w:lastColumn="0" w:oddVBand="0" w:evenVBand="0" w:oddHBand="0" w:evenHBand="0" w:firstRowFirstColumn="0" w:firstRowLastColumn="0" w:lastRowFirstColumn="0" w:lastRowLastColumn="0"/>
            <w:tcW w:w="1170" w:type="dxa"/>
          </w:tcPr>
          <w:p w14:paraId="51E32D9B" w14:textId="30B4C175"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CRLMA-s</w:t>
            </w:r>
          </w:p>
        </w:tc>
        <w:tc>
          <w:tcPr>
            <w:tcW w:w="597" w:type="dxa"/>
            <w:vAlign w:val="center"/>
          </w:tcPr>
          <w:p w14:paraId="13597DC9" w14:textId="216E825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w:t>
            </w:r>
          </w:p>
        </w:tc>
        <w:tc>
          <w:tcPr>
            <w:tcW w:w="597" w:type="dxa"/>
            <w:vAlign w:val="center"/>
          </w:tcPr>
          <w:p w14:paraId="6B3B3FC4" w14:textId="278B1F7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7.5</w:t>
            </w:r>
          </w:p>
        </w:tc>
        <w:tc>
          <w:tcPr>
            <w:tcW w:w="597" w:type="dxa"/>
            <w:vAlign w:val="center"/>
          </w:tcPr>
          <w:p w14:paraId="5B0A2170" w14:textId="1F430C9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6.1</w:t>
            </w:r>
          </w:p>
        </w:tc>
        <w:tc>
          <w:tcPr>
            <w:tcW w:w="597" w:type="dxa"/>
            <w:vAlign w:val="center"/>
          </w:tcPr>
          <w:p w14:paraId="2EB19A6F" w14:textId="6A47006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6.5</w:t>
            </w:r>
          </w:p>
        </w:tc>
        <w:tc>
          <w:tcPr>
            <w:tcW w:w="597" w:type="dxa"/>
            <w:vAlign w:val="center"/>
          </w:tcPr>
          <w:p w14:paraId="6E7E5882" w14:textId="40E8544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7.6</w:t>
            </w:r>
          </w:p>
        </w:tc>
        <w:tc>
          <w:tcPr>
            <w:tcW w:w="596" w:type="dxa"/>
            <w:vAlign w:val="center"/>
          </w:tcPr>
          <w:p w14:paraId="0016584F" w14:textId="2BF6EDB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6.6</w:t>
            </w:r>
          </w:p>
        </w:tc>
        <w:tc>
          <w:tcPr>
            <w:tcW w:w="596" w:type="dxa"/>
            <w:vAlign w:val="center"/>
          </w:tcPr>
          <w:p w14:paraId="74468385" w14:textId="3B0AFE05"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5.6</w:t>
            </w:r>
          </w:p>
        </w:tc>
        <w:tc>
          <w:tcPr>
            <w:tcW w:w="596" w:type="dxa"/>
            <w:vAlign w:val="center"/>
          </w:tcPr>
          <w:p w14:paraId="503087B1" w14:textId="2FBFCC8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6.9</w:t>
            </w:r>
          </w:p>
        </w:tc>
        <w:tc>
          <w:tcPr>
            <w:tcW w:w="596" w:type="dxa"/>
            <w:vAlign w:val="center"/>
          </w:tcPr>
          <w:p w14:paraId="70D27B06" w14:textId="6C1702A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6.6</w:t>
            </w:r>
          </w:p>
        </w:tc>
        <w:tc>
          <w:tcPr>
            <w:tcW w:w="596" w:type="dxa"/>
            <w:vAlign w:val="center"/>
          </w:tcPr>
          <w:p w14:paraId="55C67A55" w14:textId="49CEB5A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w:t>
            </w:r>
          </w:p>
        </w:tc>
        <w:tc>
          <w:tcPr>
            <w:tcW w:w="596" w:type="dxa"/>
            <w:vAlign w:val="center"/>
          </w:tcPr>
          <w:p w14:paraId="3A4FF11C" w14:textId="1A1BF65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6.7</w:t>
            </w:r>
          </w:p>
        </w:tc>
        <w:tc>
          <w:tcPr>
            <w:tcW w:w="596" w:type="dxa"/>
            <w:vAlign w:val="center"/>
          </w:tcPr>
          <w:p w14:paraId="27E19E08" w14:textId="3DC5B78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7.2</w:t>
            </w:r>
          </w:p>
        </w:tc>
        <w:tc>
          <w:tcPr>
            <w:tcW w:w="596" w:type="dxa"/>
            <w:vAlign w:val="center"/>
          </w:tcPr>
          <w:p w14:paraId="1578711A" w14:textId="651D922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94" w:type="dxa"/>
            <w:vAlign w:val="center"/>
          </w:tcPr>
          <w:p w14:paraId="48979DE7" w14:textId="3A7D98A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8.4</w:t>
            </w:r>
          </w:p>
        </w:tc>
        <w:tc>
          <w:tcPr>
            <w:tcW w:w="743" w:type="dxa"/>
          </w:tcPr>
          <w:p w14:paraId="304B7C6D" w14:textId="3A19F08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6.9</w:t>
            </w:r>
          </w:p>
        </w:tc>
      </w:tr>
      <w:tr w:rsidR="00A57E20" w:rsidRPr="00A57E20" w14:paraId="59AEDD38" w14:textId="5AF134C4"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7" w:type="dxa"/>
            <w:gridSpan w:val="15"/>
            <w:shd w:val="clear" w:color="auto" w:fill="F4B083" w:themeFill="accent2" w:themeFillTint="99"/>
          </w:tcPr>
          <w:p w14:paraId="61FD9E4D" w14:textId="2F4F4D08" w:rsidR="00A57E20" w:rsidRPr="00A57E20" w:rsidRDefault="00A57E20" w:rsidP="0053510D">
            <w:pPr>
              <w:rPr>
                <w:rFonts w:cs="Times New Roman"/>
                <w:color w:val="000000"/>
                <w:sz w:val="20"/>
                <w:szCs w:val="20"/>
              </w:rPr>
            </w:pPr>
            <w:r w:rsidRPr="00A57E20">
              <w:rPr>
                <w:rFonts w:cs="Times New Roman"/>
                <w:color w:val="000000"/>
                <w:sz w:val="20"/>
                <w:szCs w:val="20"/>
              </w:rPr>
              <w:t>Imnaha River</w:t>
            </w:r>
          </w:p>
        </w:tc>
        <w:tc>
          <w:tcPr>
            <w:tcW w:w="743" w:type="dxa"/>
            <w:shd w:val="clear" w:color="auto" w:fill="F4B083" w:themeFill="accent2" w:themeFillTint="99"/>
          </w:tcPr>
          <w:p w14:paraId="728234DE" w14:textId="77777777" w:rsidR="00A57E20" w:rsidRPr="00A57E20" w:rsidRDefault="00A57E20" w:rsidP="0053510D">
            <w:pP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p>
        </w:tc>
      </w:tr>
      <w:tr w:rsidR="00A57E20" w:rsidRPr="00A57E20" w14:paraId="6C20515D" w14:textId="0833178C" w:rsidTr="00B92129">
        <w:tc>
          <w:tcPr>
            <w:cnfStyle w:val="001000000000" w:firstRow="0" w:lastRow="0" w:firstColumn="1" w:lastColumn="0" w:oddVBand="0" w:evenVBand="0" w:oddHBand="0" w:evenHBand="0" w:firstRowFirstColumn="0" w:firstRowLastColumn="0" w:lastRowFirstColumn="0" w:lastRowLastColumn="0"/>
            <w:tcW w:w="1170" w:type="dxa"/>
          </w:tcPr>
          <w:p w14:paraId="2B6253AA" w14:textId="4017CC73"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IRMAI-s</w:t>
            </w:r>
          </w:p>
        </w:tc>
        <w:tc>
          <w:tcPr>
            <w:tcW w:w="597" w:type="dxa"/>
            <w:shd w:val="clear" w:color="auto" w:fill="A6A6A6" w:themeFill="background1" w:themeFillShade="A6"/>
            <w:vAlign w:val="center"/>
          </w:tcPr>
          <w:p w14:paraId="763073A0" w14:textId="6C0B1CE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vAlign w:val="center"/>
          </w:tcPr>
          <w:p w14:paraId="3BD0BD48" w14:textId="0161EFC5"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3.3</w:t>
            </w:r>
          </w:p>
        </w:tc>
        <w:tc>
          <w:tcPr>
            <w:tcW w:w="597" w:type="dxa"/>
            <w:vAlign w:val="center"/>
          </w:tcPr>
          <w:p w14:paraId="51FA4C3F" w14:textId="2537FE42"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3.2</w:t>
            </w:r>
          </w:p>
        </w:tc>
        <w:tc>
          <w:tcPr>
            <w:tcW w:w="597" w:type="dxa"/>
            <w:vAlign w:val="center"/>
          </w:tcPr>
          <w:p w14:paraId="0A4BE59B" w14:textId="7021EB7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w:t>
            </w:r>
          </w:p>
        </w:tc>
        <w:tc>
          <w:tcPr>
            <w:tcW w:w="597" w:type="dxa"/>
            <w:vAlign w:val="center"/>
          </w:tcPr>
          <w:p w14:paraId="1CB4212F" w14:textId="6053102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5.2</w:t>
            </w:r>
          </w:p>
        </w:tc>
        <w:tc>
          <w:tcPr>
            <w:tcW w:w="596" w:type="dxa"/>
            <w:vAlign w:val="center"/>
          </w:tcPr>
          <w:p w14:paraId="4569D28E" w14:textId="6D9EA6C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4.3</w:t>
            </w:r>
          </w:p>
        </w:tc>
        <w:tc>
          <w:tcPr>
            <w:tcW w:w="596" w:type="dxa"/>
            <w:vAlign w:val="center"/>
          </w:tcPr>
          <w:p w14:paraId="07BF5A32" w14:textId="7A7092C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3.9</w:t>
            </w:r>
          </w:p>
        </w:tc>
        <w:tc>
          <w:tcPr>
            <w:tcW w:w="596" w:type="dxa"/>
            <w:vAlign w:val="center"/>
          </w:tcPr>
          <w:p w14:paraId="52F3E403" w14:textId="4BBCCE5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3.8</w:t>
            </w:r>
          </w:p>
        </w:tc>
        <w:tc>
          <w:tcPr>
            <w:tcW w:w="596" w:type="dxa"/>
            <w:vAlign w:val="center"/>
          </w:tcPr>
          <w:p w14:paraId="717F3B9A" w14:textId="2545A46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4.3</w:t>
            </w:r>
          </w:p>
        </w:tc>
        <w:tc>
          <w:tcPr>
            <w:tcW w:w="596" w:type="dxa"/>
            <w:vAlign w:val="center"/>
          </w:tcPr>
          <w:p w14:paraId="391E6E18" w14:textId="7BC1868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5.6</w:t>
            </w:r>
          </w:p>
        </w:tc>
        <w:tc>
          <w:tcPr>
            <w:tcW w:w="596" w:type="dxa"/>
            <w:vAlign w:val="center"/>
          </w:tcPr>
          <w:p w14:paraId="5F725EF7" w14:textId="4A527A80"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4.4</w:t>
            </w:r>
          </w:p>
        </w:tc>
        <w:tc>
          <w:tcPr>
            <w:tcW w:w="596" w:type="dxa"/>
            <w:vAlign w:val="center"/>
          </w:tcPr>
          <w:p w14:paraId="41B2182D" w14:textId="593266C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4.4</w:t>
            </w:r>
          </w:p>
        </w:tc>
        <w:tc>
          <w:tcPr>
            <w:tcW w:w="596" w:type="dxa"/>
            <w:vAlign w:val="center"/>
          </w:tcPr>
          <w:p w14:paraId="68564625" w14:textId="7D9DB7C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4.4</w:t>
            </w:r>
          </w:p>
        </w:tc>
        <w:tc>
          <w:tcPr>
            <w:tcW w:w="694" w:type="dxa"/>
            <w:vAlign w:val="center"/>
          </w:tcPr>
          <w:p w14:paraId="50CDE470" w14:textId="26A1600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4.1</w:t>
            </w:r>
          </w:p>
        </w:tc>
        <w:tc>
          <w:tcPr>
            <w:tcW w:w="743" w:type="dxa"/>
          </w:tcPr>
          <w:p w14:paraId="2B1B02BE" w14:textId="1457245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4.2</w:t>
            </w:r>
          </w:p>
        </w:tc>
      </w:tr>
      <w:tr w:rsidR="00A57E20" w:rsidRPr="00A57E20" w14:paraId="2F6793A9" w14:textId="4645054B"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7" w:type="dxa"/>
            <w:gridSpan w:val="15"/>
            <w:shd w:val="clear" w:color="auto" w:fill="F4B083" w:themeFill="accent2" w:themeFillTint="99"/>
          </w:tcPr>
          <w:p w14:paraId="3ED93F8B" w14:textId="7D2FA7C6" w:rsidR="00A57E20" w:rsidRPr="00A57E20" w:rsidRDefault="00A57E20" w:rsidP="0053510D">
            <w:pPr>
              <w:rPr>
                <w:rFonts w:cs="Times New Roman"/>
                <w:color w:val="000000"/>
                <w:sz w:val="20"/>
                <w:szCs w:val="20"/>
              </w:rPr>
            </w:pPr>
            <w:r w:rsidRPr="00A57E20">
              <w:rPr>
                <w:rFonts w:cs="Times New Roman"/>
                <w:color w:val="000000"/>
                <w:sz w:val="20"/>
                <w:szCs w:val="20"/>
              </w:rPr>
              <w:t>Grande Ronde River</w:t>
            </w:r>
          </w:p>
        </w:tc>
        <w:tc>
          <w:tcPr>
            <w:tcW w:w="743" w:type="dxa"/>
            <w:shd w:val="clear" w:color="auto" w:fill="F4B083" w:themeFill="accent2" w:themeFillTint="99"/>
          </w:tcPr>
          <w:p w14:paraId="60E8F904" w14:textId="617810FA" w:rsidR="00A57E20" w:rsidRPr="00A57E20" w:rsidRDefault="00A57E20" w:rsidP="0053510D">
            <w:pP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p>
        </w:tc>
      </w:tr>
      <w:tr w:rsidR="00A57E20" w:rsidRPr="00A57E20" w14:paraId="2098A486" w14:textId="64A6086F" w:rsidTr="00B92129">
        <w:tc>
          <w:tcPr>
            <w:cnfStyle w:val="001000000000" w:firstRow="0" w:lastRow="0" w:firstColumn="1" w:lastColumn="0" w:oddVBand="0" w:evenVBand="0" w:oddHBand="0" w:evenHBand="0" w:firstRowFirstColumn="0" w:firstRowLastColumn="0" w:lastRowFirstColumn="0" w:lastRowLastColumn="0"/>
            <w:tcW w:w="1170" w:type="dxa"/>
          </w:tcPr>
          <w:p w14:paraId="2EDE5A71" w14:textId="1F7797DA"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GRUMA-s</w:t>
            </w:r>
          </w:p>
        </w:tc>
        <w:tc>
          <w:tcPr>
            <w:tcW w:w="597" w:type="dxa"/>
            <w:shd w:val="clear" w:color="auto" w:fill="A6A6A6" w:themeFill="background1" w:themeFillShade="A6"/>
            <w:vAlign w:val="center"/>
          </w:tcPr>
          <w:p w14:paraId="23406C0E" w14:textId="4A0947E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797E281A" w14:textId="61187495"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77D57789" w14:textId="023D682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vAlign w:val="center"/>
          </w:tcPr>
          <w:p w14:paraId="5357B9FB" w14:textId="08D1427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4.4</w:t>
            </w:r>
          </w:p>
        </w:tc>
        <w:tc>
          <w:tcPr>
            <w:tcW w:w="597" w:type="dxa"/>
            <w:vAlign w:val="center"/>
          </w:tcPr>
          <w:p w14:paraId="6786ABB9" w14:textId="5EF0703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6.3</w:t>
            </w:r>
          </w:p>
        </w:tc>
        <w:tc>
          <w:tcPr>
            <w:tcW w:w="596" w:type="dxa"/>
            <w:vAlign w:val="center"/>
          </w:tcPr>
          <w:p w14:paraId="3476B45F" w14:textId="490E6875"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4.8</w:t>
            </w:r>
          </w:p>
        </w:tc>
        <w:tc>
          <w:tcPr>
            <w:tcW w:w="596" w:type="dxa"/>
            <w:vAlign w:val="center"/>
          </w:tcPr>
          <w:p w14:paraId="48F26406" w14:textId="48CA23A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w:t>
            </w:r>
          </w:p>
        </w:tc>
        <w:tc>
          <w:tcPr>
            <w:tcW w:w="596" w:type="dxa"/>
            <w:vAlign w:val="center"/>
          </w:tcPr>
          <w:p w14:paraId="15F406E9" w14:textId="0DC76F2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4.8</w:t>
            </w:r>
          </w:p>
        </w:tc>
        <w:tc>
          <w:tcPr>
            <w:tcW w:w="596" w:type="dxa"/>
            <w:vAlign w:val="center"/>
          </w:tcPr>
          <w:p w14:paraId="4DB9CC1F" w14:textId="36FFF3B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5.3</w:t>
            </w:r>
          </w:p>
        </w:tc>
        <w:tc>
          <w:tcPr>
            <w:tcW w:w="596" w:type="dxa"/>
            <w:vAlign w:val="center"/>
          </w:tcPr>
          <w:p w14:paraId="6BD892EE" w14:textId="1434ED4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w:t>
            </w:r>
          </w:p>
        </w:tc>
        <w:tc>
          <w:tcPr>
            <w:tcW w:w="596" w:type="dxa"/>
            <w:vAlign w:val="center"/>
          </w:tcPr>
          <w:p w14:paraId="6E89B436" w14:textId="4D7F68B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4.8</w:t>
            </w:r>
          </w:p>
        </w:tc>
        <w:tc>
          <w:tcPr>
            <w:tcW w:w="596" w:type="dxa"/>
            <w:vAlign w:val="center"/>
          </w:tcPr>
          <w:p w14:paraId="33D37048" w14:textId="2BE085C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w:t>
            </w:r>
          </w:p>
        </w:tc>
        <w:tc>
          <w:tcPr>
            <w:tcW w:w="596" w:type="dxa"/>
            <w:vAlign w:val="center"/>
          </w:tcPr>
          <w:p w14:paraId="51874CF4" w14:textId="5F79DD1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7.6</w:t>
            </w:r>
          </w:p>
        </w:tc>
        <w:tc>
          <w:tcPr>
            <w:tcW w:w="694" w:type="dxa"/>
            <w:vAlign w:val="center"/>
          </w:tcPr>
          <w:p w14:paraId="4E9FFB77" w14:textId="6123B07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5.1</w:t>
            </w:r>
          </w:p>
        </w:tc>
        <w:tc>
          <w:tcPr>
            <w:tcW w:w="743" w:type="dxa"/>
          </w:tcPr>
          <w:p w14:paraId="509E7F70" w14:textId="00F086C5"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5.2</w:t>
            </w:r>
          </w:p>
        </w:tc>
      </w:tr>
      <w:tr w:rsidR="00B92129" w:rsidRPr="00A57E20" w14:paraId="3D8D7689" w14:textId="6B8BC1DA"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1AEC6633" w14:textId="76572B54"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GRWAL-s</w:t>
            </w:r>
          </w:p>
        </w:tc>
        <w:tc>
          <w:tcPr>
            <w:tcW w:w="597" w:type="dxa"/>
            <w:shd w:val="clear" w:color="auto" w:fill="A6A6A6" w:themeFill="background1" w:themeFillShade="A6"/>
            <w:vAlign w:val="center"/>
          </w:tcPr>
          <w:p w14:paraId="7A196ADF" w14:textId="09263F6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3C25DDA1" w14:textId="1B5A74D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13B443A1" w14:textId="7840EE3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05933EAD" w14:textId="6E00725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vAlign w:val="center"/>
          </w:tcPr>
          <w:p w14:paraId="7CD81563" w14:textId="222FB898"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9</w:t>
            </w:r>
          </w:p>
        </w:tc>
        <w:tc>
          <w:tcPr>
            <w:tcW w:w="596" w:type="dxa"/>
            <w:vAlign w:val="center"/>
          </w:tcPr>
          <w:p w14:paraId="08B96D0E" w14:textId="1BC9673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6.7</w:t>
            </w:r>
          </w:p>
        </w:tc>
        <w:tc>
          <w:tcPr>
            <w:tcW w:w="596" w:type="dxa"/>
            <w:vAlign w:val="center"/>
          </w:tcPr>
          <w:p w14:paraId="4C996FC0" w14:textId="1889E4E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5.2</w:t>
            </w:r>
          </w:p>
        </w:tc>
        <w:tc>
          <w:tcPr>
            <w:tcW w:w="596" w:type="dxa"/>
            <w:vAlign w:val="center"/>
          </w:tcPr>
          <w:p w14:paraId="35610566" w14:textId="7D1F3AA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5.6</w:t>
            </w:r>
          </w:p>
        </w:tc>
        <w:tc>
          <w:tcPr>
            <w:tcW w:w="596" w:type="dxa"/>
            <w:vAlign w:val="center"/>
          </w:tcPr>
          <w:p w14:paraId="6618DC11" w14:textId="321AC0A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6.5</w:t>
            </w:r>
          </w:p>
        </w:tc>
        <w:tc>
          <w:tcPr>
            <w:tcW w:w="596" w:type="dxa"/>
            <w:vAlign w:val="center"/>
          </w:tcPr>
          <w:p w14:paraId="62BF52FD" w14:textId="475CF34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6.8</w:t>
            </w:r>
          </w:p>
        </w:tc>
        <w:tc>
          <w:tcPr>
            <w:tcW w:w="596" w:type="dxa"/>
            <w:vAlign w:val="center"/>
          </w:tcPr>
          <w:p w14:paraId="60DF9371" w14:textId="53ED97E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4.7</w:t>
            </w:r>
          </w:p>
        </w:tc>
        <w:tc>
          <w:tcPr>
            <w:tcW w:w="596" w:type="dxa"/>
            <w:vAlign w:val="center"/>
          </w:tcPr>
          <w:p w14:paraId="7C284697" w14:textId="5CE939BB"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4.1</w:t>
            </w:r>
          </w:p>
        </w:tc>
        <w:tc>
          <w:tcPr>
            <w:tcW w:w="596" w:type="dxa"/>
            <w:vAlign w:val="center"/>
          </w:tcPr>
          <w:p w14:paraId="30290851" w14:textId="7A58995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6.4</w:t>
            </w:r>
          </w:p>
        </w:tc>
        <w:tc>
          <w:tcPr>
            <w:tcW w:w="694" w:type="dxa"/>
            <w:vAlign w:val="center"/>
          </w:tcPr>
          <w:p w14:paraId="3130CFD6" w14:textId="33FF99B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5.7</w:t>
            </w:r>
          </w:p>
        </w:tc>
        <w:tc>
          <w:tcPr>
            <w:tcW w:w="743" w:type="dxa"/>
          </w:tcPr>
          <w:p w14:paraId="6B98C40D" w14:textId="0D2B7AE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6.1</w:t>
            </w:r>
          </w:p>
        </w:tc>
      </w:tr>
      <w:tr w:rsidR="00A57E20" w:rsidRPr="00A57E20" w14:paraId="613A417A" w14:textId="5EA60A4D" w:rsidTr="00B92129">
        <w:tc>
          <w:tcPr>
            <w:cnfStyle w:val="001000000000" w:firstRow="0" w:lastRow="0" w:firstColumn="1" w:lastColumn="0" w:oddVBand="0" w:evenVBand="0" w:oddHBand="0" w:evenHBand="0" w:firstRowFirstColumn="0" w:firstRowLastColumn="0" w:lastRowFirstColumn="0" w:lastRowLastColumn="0"/>
            <w:tcW w:w="1170" w:type="dxa"/>
          </w:tcPr>
          <w:p w14:paraId="77093BEF" w14:textId="1E86CFB6"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GRJOS-s</w:t>
            </w:r>
          </w:p>
        </w:tc>
        <w:tc>
          <w:tcPr>
            <w:tcW w:w="597" w:type="dxa"/>
            <w:shd w:val="clear" w:color="auto" w:fill="A6A6A6" w:themeFill="background1" w:themeFillShade="A6"/>
            <w:vAlign w:val="center"/>
          </w:tcPr>
          <w:p w14:paraId="384D3BAE" w14:textId="34DB29E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vAlign w:val="center"/>
          </w:tcPr>
          <w:p w14:paraId="05F765CB" w14:textId="56E3198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4.4</w:t>
            </w:r>
          </w:p>
        </w:tc>
        <w:tc>
          <w:tcPr>
            <w:tcW w:w="597" w:type="dxa"/>
            <w:vAlign w:val="center"/>
          </w:tcPr>
          <w:p w14:paraId="7F08DF94" w14:textId="6157E42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3.8</w:t>
            </w:r>
          </w:p>
        </w:tc>
        <w:tc>
          <w:tcPr>
            <w:tcW w:w="597" w:type="dxa"/>
            <w:vAlign w:val="center"/>
          </w:tcPr>
          <w:p w14:paraId="127631DF" w14:textId="03D8934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4.2</w:t>
            </w:r>
          </w:p>
        </w:tc>
        <w:tc>
          <w:tcPr>
            <w:tcW w:w="597" w:type="dxa"/>
            <w:vAlign w:val="center"/>
          </w:tcPr>
          <w:p w14:paraId="5B63EA4A" w14:textId="26969582"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5.6</w:t>
            </w:r>
          </w:p>
        </w:tc>
        <w:tc>
          <w:tcPr>
            <w:tcW w:w="596" w:type="dxa"/>
            <w:vAlign w:val="center"/>
          </w:tcPr>
          <w:p w14:paraId="231FEE27" w14:textId="79F2751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4.1</w:t>
            </w:r>
          </w:p>
        </w:tc>
        <w:tc>
          <w:tcPr>
            <w:tcW w:w="596" w:type="dxa"/>
            <w:vAlign w:val="center"/>
          </w:tcPr>
          <w:p w14:paraId="1B001CC5" w14:textId="6582DD8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4.2</w:t>
            </w:r>
          </w:p>
        </w:tc>
        <w:tc>
          <w:tcPr>
            <w:tcW w:w="596" w:type="dxa"/>
            <w:vAlign w:val="center"/>
          </w:tcPr>
          <w:p w14:paraId="6E5C79CB" w14:textId="68796CB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4.7</w:t>
            </w:r>
          </w:p>
        </w:tc>
        <w:tc>
          <w:tcPr>
            <w:tcW w:w="596" w:type="dxa"/>
            <w:vAlign w:val="center"/>
          </w:tcPr>
          <w:p w14:paraId="6CB964D8" w14:textId="154C9F2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4.1</w:t>
            </w:r>
          </w:p>
        </w:tc>
        <w:tc>
          <w:tcPr>
            <w:tcW w:w="596" w:type="dxa"/>
            <w:vAlign w:val="center"/>
          </w:tcPr>
          <w:p w14:paraId="1F5E954D" w14:textId="378303A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5.7</w:t>
            </w:r>
          </w:p>
        </w:tc>
        <w:tc>
          <w:tcPr>
            <w:tcW w:w="596" w:type="dxa"/>
            <w:vAlign w:val="center"/>
          </w:tcPr>
          <w:p w14:paraId="0A9274EE" w14:textId="3830A92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5.2</w:t>
            </w:r>
          </w:p>
        </w:tc>
        <w:tc>
          <w:tcPr>
            <w:tcW w:w="596" w:type="dxa"/>
            <w:vAlign w:val="center"/>
          </w:tcPr>
          <w:p w14:paraId="2F9C8CA7" w14:textId="3DD6754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4.9</w:t>
            </w:r>
          </w:p>
        </w:tc>
        <w:tc>
          <w:tcPr>
            <w:tcW w:w="596" w:type="dxa"/>
            <w:vAlign w:val="center"/>
          </w:tcPr>
          <w:p w14:paraId="23CCB35E" w14:textId="675D96B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7.2</w:t>
            </w:r>
          </w:p>
        </w:tc>
        <w:tc>
          <w:tcPr>
            <w:tcW w:w="694" w:type="dxa"/>
            <w:vAlign w:val="center"/>
          </w:tcPr>
          <w:p w14:paraId="7F09E8AC" w14:textId="0C6B71E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6.6</w:t>
            </w:r>
          </w:p>
        </w:tc>
        <w:tc>
          <w:tcPr>
            <w:tcW w:w="743" w:type="dxa"/>
          </w:tcPr>
          <w:p w14:paraId="22E61540" w14:textId="5816FD1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5</w:t>
            </w:r>
          </w:p>
        </w:tc>
      </w:tr>
      <w:tr w:rsidR="00B92129" w:rsidRPr="00A57E20" w14:paraId="56294AF2" w14:textId="6FC9F397"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12EEBFB0" w14:textId="63013B86"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GRLMT-s</w:t>
            </w:r>
          </w:p>
        </w:tc>
        <w:tc>
          <w:tcPr>
            <w:tcW w:w="597" w:type="dxa"/>
            <w:shd w:val="clear" w:color="auto" w:fill="A6A6A6" w:themeFill="background1" w:themeFillShade="A6"/>
            <w:vAlign w:val="center"/>
          </w:tcPr>
          <w:p w14:paraId="6C3C78A9" w14:textId="4155822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66EDCE4C" w14:textId="086F29C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4C1030D2" w14:textId="2BA16FD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242DC1C1" w14:textId="6B4C2A5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0A6EDE4F" w14:textId="64018EB8"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5A534454" w14:textId="2ACD0262"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47713D3B" w14:textId="15E145C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5E46DDCB" w14:textId="7E3E33B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5FB79B06" w14:textId="3352C03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21C30CB3" w14:textId="08A48B1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6.4</w:t>
            </w:r>
          </w:p>
        </w:tc>
        <w:tc>
          <w:tcPr>
            <w:tcW w:w="596" w:type="dxa"/>
            <w:vAlign w:val="center"/>
          </w:tcPr>
          <w:p w14:paraId="52CAE87F" w14:textId="2B78E96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6.9</w:t>
            </w:r>
          </w:p>
        </w:tc>
        <w:tc>
          <w:tcPr>
            <w:tcW w:w="596" w:type="dxa"/>
            <w:vAlign w:val="center"/>
          </w:tcPr>
          <w:p w14:paraId="4D463630" w14:textId="589E7AB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6.4</w:t>
            </w:r>
          </w:p>
        </w:tc>
        <w:tc>
          <w:tcPr>
            <w:tcW w:w="596" w:type="dxa"/>
            <w:shd w:val="clear" w:color="auto" w:fill="A6A6A6" w:themeFill="background1" w:themeFillShade="A6"/>
            <w:vAlign w:val="center"/>
          </w:tcPr>
          <w:p w14:paraId="1999B86A" w14:textId="52D6B31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94" w:type="dxa"/>
            <w:vAlign w:val="center"/>
          </w:tcPr>
          <w:p w14:paraId="39448057" w14:textId="11A0854B"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11.7</w:t>
            </w:r>
          </w:p>
        </w:tc>
        <w:tc>
          <w:tcPr>
            <w:tcW w:w="743" w:type="dxa"/>
          </w:tcPr>
          <w:p w14:paraId="3192E2AA" w14:textId="53FC0F7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7.8</w:t>
            </w:r>
          </w:p>
        </w:tc>
      </w:tr>
      <w:tr w:rsidR="00A57E20" w:rsidRPr="00A57E20" w14:paraId="2F356813" w14:textId="6B0E6281" w:rsidTr="00B92129">
        <w:tc>
          <w:tcPr>
            <w:cnfStyle w:val="001000000000" w:firstRow="0" w:lastRow="0" w:firstColumn="1" w:lastColumn="0" w:oddVBand="0" w:evenVBand="0" w:oddHBand="0" w:evenHBand="0" w:firstRowFirstColumn="0" w:firstRowLastColumn="0" w:lastRowFirstColumn="0" w:lastRowLastColumn="0"/>
            <w:tcW w:w="9617" w:type="dxa"/>
            <w:gridSpan w:val="15"/>
            <w:shd w:val="clear" w:color="auto" w:fill="F4B083" w:themeFill="accent2" w:themeFillTint="99"/>
          </w:tcPr>
          <w:p w14:paraId="6D31EBF1" w14:textId="6D9BFFEE" w:rsidR="00A57E20" w:rsidRPr="00A57E20" w:rsidRDefault="00A57E20" w:rsidP="0053510D">
            <w:pPr>
              <w:rPr>
                <w:rFonts w:cs="Times New Roman"/>
                <w:color w:val="000000"/>
                <w:sz w:val="20"/>
                <w:szCs w:val="20"/>
              </w:rPr>
            </w:pPr>
            <w:r w:rsidRPr="00A57E20">
              <w:rPr>
                <w:rFonts w:cs="Times New Roman"/>
                <w:color w:val="000000"/>
                <w:sz w:val="20"/>
                <w:szCs w:val="20"/>
              </w:rPr>
              <w:t>Hells Canyon</w:t>
            </w:r>
          </w:p>
        </w:tc>
        <w:tc>
          <w:tcPr>
            <w:tcW w:w="743" w:type="dxa"/>
            <w:shd w:val="clear" w:color="auto" w:fill="F4B083" w:themeFill="accent2" w:themeFillTint="99"/>
          </w:tcPr>
          <w:p w14:paraId="21E5EB65" w14:textId="77777777" w:rsidR="00A57E20" w:rsidRPr="00A57E20" w:rsidRDefault="00A57E20" w:rsidP="0053510D">
            <w:pP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p>
        </w:tc>
      </w:tr>
      <w:tr w:rsidR="00B92129" w:rsidRPr="00A57E20" w14:paraId="17335040" w14:textId="0C845757"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092D0334" w14:textId="18601D98"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SNHCT-s</w:t>
            </w:r>
          </w:p>
        </w:tc>
        <w:tc>
          <w:tcPr>
            <w:tcW w:w="597" w:type="dxa"/>
            <w:shd w:val="clear" w:color="auto" w:fill="A6A6A6" w:themeFill="background1" w:themeFillShade="A6"/>
            <w:vAlign w:val="center"/>
          </w:tcPr>
          <w:p w14:paraId="1EE09AD7" w14:textId="3A5BFE6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29A0DF62" w14:textId="763A7E8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1BA66BB3" w14:textId="3D147F6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5A7E753D" w14:textId="56681FD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40647C61" w14:textId="7399F58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6A045932" w14:textId="746E5E3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43DEC9B3" w14:textId="49215A2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54ECBF81" w14:textId="1F8C022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197B8BC9" w14:textId="593B5B4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33AE6248" w14:textId="552A573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43FD29D7" w14:textId="546196D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623AF418" w14:textId="3EE40A6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0AB33881" w14:textId="4D70AF0B"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94" w:type="dxa"/>
            <w:shd w:val="clear" w:color="auto" w:fill="A6A6A6" w:themeFill="background1" w:themeFillShade="A6"/>
            <w:vAlign w:val="center"/>
          </w:tcPr>
          <w:p w14:paraId="188B630A" w14:textId="76F822B8"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743" w:type="dxa"/>
            <w:shd w:val="clear" w:color="auto" w:fill="A6A6A6" w:themeFill="background1" w:themeFillShade="A6"/>
          </w:tcPr>
          <w:p w14:paraId="4C174952" w14:textId="26AC15BE"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NA</w:t>
            </w:r>
          </w:p>
        </w:tc>
      </w:tr>
      <w:tr w:rsidR="00A57E20" w:rsidRPr="00A57E20" w14:paraId="7EAB02F3" w14:textId="3464A8C7" w:rsidTr="00B92129">
        <w:tc>
          <w:tcPr>
            <w:cnfStyle w:val="001000000000" w:firstRow="0" w:lastRow="0" w:firstColumn="1" w:lastColumn="0" w:oddVBand="0" w:evenVBand="0" w:oddHBand="0" w:evenHBand="0" w:firstRowFirstColumn="0" w:firstRowLastColumn="0" w:lastRowFirstColumn="0" w:lastRowLastColumn="0"/>
            <w:tcW w:w="9617" w:type="dxa"/>
            <w:gridSpan w:val="15"/>
            <w:shd w:val="clear" w:color="auto" w:fill="F4B083" w:themeFill="accent2" w:themeFillTint="99"/>
          </w:tcPr>
          <w:p w14:paraId="7BB23513" w14:textId="0749AD81" w:rsidR="00A57E20" w:rsidRPr="00A57E20" w:rsidRDefault="00A57E20" w:rsidP="0053510D">
            <w:pPr>
              <w:rPr>
                <w:rFonts w:cs="Times New Roman"/>
                <w:color w:val="000000"/>
                <w:sz w:val="20"/>
                <w:szCs w:val="20"/>
              </w:rPr>
            </w:pPr>
            <w:r w:rsidRPr="00A57E20">
              <w:rPr>
                <w:rFonts w:cs="Times New Roman"/>
                <w:color w:val="000000"/>
                <w:sz w:val="20"/>
                <w:szCs w:val="20"/>
              </w:rPr>
              <w:t>Lower Snake</w:t>
            </w:r>
          </w:p>
        </w:tc>
        <w:tc>
          <w:tcPr>
            <w:tcW w:w="743" w:type="dxa"/>
            <w:shd w:val="clear" w:color="auto" w:fill="F4B083" w:themeFill="accent2" w:themeFillTint="99"/>
          </w:tcPr>
          <w:p w14:paraId="14ABB9E8" w14:textId="77777777" w:rsidR="00A57E20" w:rsidRPr="00A57E20" w:rsidRDefault="00A57E20" w:rsidP="0053510D">
            <w:pP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p>
        </w:tc>
      </w:tr>
      <w:tr w:rsidR="00A57E20" w:rsidRPr="00A57E20" w14:paraId="72E826ED" w14:textId="1B07A411"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269A5C9A" w14:textId="727D05DD"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SNASO-s</w:t>
            </w:r>
          </w:p>
        </w:tc>
        <w:tc>
          <w:tcPr>
            <w:tcW w:w="597" w:type="dxa"/>
            <w:vAlign w:val="center"/>
          </w:tcPr>
          <w:p w14:paraId="0ADF4003" w14:textId="4156F482"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4.7</w:t>
            </w:r>
          </w:p>
        </w:tc>
        <w:tc>
          <w:tcPr>
            <w:tcW w:w="597" w:type="dxa"/>
            <w:vAlign w:val="center"/>
          </w:tcPr>
          <w:p w14:paraId="31A7722E" w14:textId="3FEEF79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4.9</w:t>
            </w:r>
          </w:p>
        </w:tc>
        <w:tc>
          <w:tcPr>
            <w:tcW w:w="597" w:type="dxa"/>
            <w:vAlign w:val="center"/>
          </w:tcPr>
          <w:p w14:paraId="7FD4264C" w14:textId="4D9C556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4.6</w:t>
            </w:r>
          </w:p>
        </w:tc>
        <w:tc>
          <w:tcPr>
            <w:tcW w:w="597" w:type="dxa"/>
            <w:vAlign w:val="center"/>
          </w:tcPr>
          <w:p w14:paraId="08CE3EC7" w14:textId="0186626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5.2</w:t>
            </w:r>
          </w:p>
        </w:tc>
        <w:tc>
          <w:tcPr>
            <w:tcW w:w="597" w:type="dxa"/>
            <w:vAlign w:val="center"/>
          </w:tcPr>
          <w:p w14:paraId="6B4B13DC" w14:textId="1B7A1CE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7.7</w:t>
            </w:r>
          </w:p>
        </w:tc>
        <w:tc>
          <w:tcPr>
            <w:tcW w:w="596" w:type="dxa"/>
            <w:vAlign w:val="center"/>
          </w:tcPr>
          <w:p w14:paraId="3A45C846" w14:textId="36B2A93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6.3</w:t>
            </w:r>
          </w:p>
        </w:tc>
        <w:tc>
          <w:tcPr>
            <w:tcW w:w="596" w:type="dxa"/>
            <w:vAlign w:val="center"/>
          </w:tcPr>
          <w:p w14:paraId="2220E7E5" w14:textId="7F11D71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4.5</w:t>
            </w:r>
          </w:p>
        </w:tc>
        <w:tc>
          <w:tcPr>
            <w:tcW w:w="596" w:type="dxa"/>
            <w:vAlign w:val="center"/>
          </w:tcPr>
          <w:p w14:paraId="636CF416" w14:textId="6A7663E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7</w:t>
            </w:r>
          </w:p>
        </w:tc>
        <w:tc>
          <w:tcPr>
            <w:tcW w:w="596" w:type="dxa"/>
            <w:vAlign w:val="center"/>
          </w:tcPr>
          <w:p w14:paraId="65DCDD29" w14:textId="5AE4669E"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6.8</w:t>
            </w:r>
          </w:p>
        </w:tc>
        <w:tc>
          <w:tcPr>
            <w:tcW w:w="596" w:type="dxa"/>
            <w:vAlign w:val="center"/>
          </w:tcPr>
          <w:p w14:paraId="651D60AF" w14:textId="0741AE58"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12.8</w:t>
            </w:r>
          </w:p>
        </w:tc>
        <w:tc>
          <w:tcPr>
            <w:tcW w:w="596" w:type="dxa"/>
            <w:vAlign w:val="center"/>
          </w:tcPr>
          <w:p w14:paraId="3312FDE8" w14:textId="7DCA0B8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8.1</w:t>
            </w:r>
          </w:p>
        </w:tc>
        <w:tc>
          <w:tcPr>
            <w:tcW w:w="596" w:type="dxa"/>
            <w:vAlign w:val="center"/>
          </w:tcPr>
          <w:p w14:paraId="7AA36912" w14:textId="4B28542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6.1</w:t>
            </w:r>
          </w:p>
        </w:tc>
        <w:tc>
          <w:tcPr>
            <w:tcW w:w="596" w:type="dxa"/>
            <w:vAlign w:val="center"/>
          </w:tcPr>
          <w:p w14:paraId="6A02D5CA" w14:textId="6530C1B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6.6</w:t>
            </w:r>
          </w:p>
        </w:tc>
        <w:tc>
          <w:tcPr>
            <w:tcW w:w="694" w:type="dxa"/>
            <w:vAlign w:val="center"/>
          </w:tcPr>
          <w:p w14:paraId="09D0A923" w14:textId="1A84851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5.7</w:t>
            </w:r>
          </w:p>
        </w:tc>
        <w:tc>
          <w:tcPr>
            <w:tcW w:w="743" w:type="dxa"/>
          </w:tcPr>
          <w:p w14:paraId="0F2DEF27" w14:textId="36E5252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6.5</w:t>
            </w:r>
          </w:p>
        </w:tc>
      </w:tr>
      <w:tr w:rsidR="00B92129" w:rsidRPr="00A57E20" w14:paraId="30BA5A05" w14:textId="703C6FE0" w:rsidTr="00B92129">
        <w:tc>
          <w:tcPr>
            <w:cnfStyle w:val="001000000000" w:firstRow="0" w:lastRow="0" w:firstColumn="1" w:lastColumn="0" w:oddVBand="0" w:evenVBand="0" w:oddHBand="0" w:evenHBand="0" w:firstRowFirstColumn="0" w:firstRowLastColumn="0" w:lastRowFirstColumn="0" w:lastRowLastColumn="0"/>
            <w:tcW w:w="1170" w:type="dxa"/>
          </w:tcPr>
          <w:p w14:paraId="4F2A536C" w14:textId="5F549EF2"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SNTUC-s</w:t>
            </w:r>
          </w:p>
        </w:tc>
        <w:tc>
          <w:tcPr>
            <w:tcW w:w="597" w:type="dxa"/>
            <w:shd w:val="clear" w:color="auto" w:fill="A6A6A6" w:themeFill="background1" w:themeFillShade="A6"/>
            <w:vAlign w:val="center"/>
          </w:tcPr>
          <w:p w14:paraId="25CF43DB" w14:textId="4C6287A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1B6AF86F" w14:textId="7AFACE0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71C985ED" w14:textId="02BFFEB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5B23B980" w14:textId="1A9BE0F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04904CA1" w14:textId="6913255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2ED869E5" w14:textId="1E8BC2B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3F6352E1" w14:textId="72B9869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606F4FA9" w14:textId="526E7F0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29500301" w14:textId="740C977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7D8FF375" w14:textId="221AD11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167BD541" w14:textId="79D385A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27B0DAEF" w14:textId="42BBBAB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46CBBEC4" w14:textId="36F64D4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94" w:type="dxa"/>
            <w:shd w:val="clear" w:color="auto" w:fill="A6A6A6" w:themeFill="background1" w:themeFillShade="A6"/>
            <w:vAlign w:val="center"/>
          </w:tcPr>
          <w:p w14:paraId="11624B09" w14:textId="21FE837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743" w:type="dxa"/>
            <w:shd w:val="clear" w:color="auto" w:fill="A6A6A6" w:themeFill="background1" w:themeFillShade="A6"/>
          </w:tcPr>
          <w:p w14:paraId="599CD3DE" w14:textId="7F94545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NA</w:t>
            </w:r>
          </w:p>
        </w:tc>
      </w:tr>
    </w:tbl>
    <w:p w14:paraId="3935E81B" w14:textId="20E16CF5" w:rsidR="007C28D5" w:rsidRDefault="007C28D5" w:rsidP="0053510D"/>
    <w:p w14:paraId="29F86B2C" w14:textId="77777777" w:rsidR="00A57E20" w:rsidRDefault="00A57E20">
      <w:pPr>
        <w:rPr>
          <w:i/>
          <w:iCs/>
          <w:sz w:val="20"/>
          <w:szCs w:val="18"/>
        </w:rPr>
      </w:pPr>
      <w:r>
        <w:br w:type="page"/>
      </w:r>
    </w:p>
    <w:p w14:paraId="031DC488" w14:textId="640D10FF" w:rsidR="007C28D5" w:rsidRDefault="007C28D5" w:rsidP="007C28D5">
      <w:pPr>
        <w:pStyle w:val="Caption"/>
      </w:pPr>
      <w:r>
        <w:lastRenderedPageBreak/>
        <w:t xml:space="preserve">Table </w:t>
      </w:r>
      <w:fldSimple w:instr=" SEQ Table \* ARABIC ">
        <w:r w:rsidR="00B96B7C">
          <w:rPr>
            <w:noProof/>
          </w:rPr>
          <w:t>19</w:t>
        </w:r>
      </w:fldSimple>
      <w:r>
        <w:t>. Coefficients of variation for IPTDS-based abundance estimates within Snake River spring/summer Chinook salmon populations for spawn years 2010 – 2023.</w:t>
      </w:r>
    </w:p>
    <w:tbl>
      <w:tblPr>
        <w:tblStyle w:val="GridTable4-Accent6"/>
        <w:tblW w:w="9351" w:type="dxa"/>
        <w:tblLook w:val="04A0" w:firstRow="1" w:lastRow="0" w:firstColumn="1" w:lastColumn="0" w:noHBand="0" w:noVBand="1"/>
      </w:tblPr>
      <w:tblGrid>
        <w:gridCol w:w="972"/>
        <w:gridCol w:w="591"/>
        <w:gridCol w:w="582"/>
        <w:gridCol w:w="591"/>
        <w:gridCol w:w="591"/>
        <w:gridCol w:w="591"/>
        <w:gridCol w:w="591"/>
        <w:gridCol w:w="591"/>
        <w:gridCol w:w="591"/>
        <w:gridCol w:w="591"/>
        <w:gridCol w:w="591"/>
        <w:gridCol w:w="591"/>
        <w:gridCol w:w="591"/>
        <w:gridCol w:w="591"/>
        <w:gridCol w:w="705"/>
      </w:tblGrid>
      <w:tr w:rsidR="007C28D5" w14:paraId="7E89A855" w14:textId="77777777" w:rsidTr="00A57E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3E509BB4" w14:textId="685FBEEC" w:rsidR="007C28D5" w:rsidRPr="007C28D5" w:rsidRDefault="00A57E20" w:rsidP="007C28D5">
            <w:pPr>
              <w:jc w:val="center"/>
              <w:rPr>
                <w:rFonts w:cs="Times New Roman"/>
                <w:sz w:val="20"/>
                <w:szCs w:val="20"/>
              </w:rPr>
            </w:pPr>
            <w:r>
              <w:rPr>
                <w:rFonts w:cs="Times New Roman"/>
                <w:color w:val="000000"/>
                <w:sz w:val="20"/>
                <w:szCs w:val="20"/>
              </w:rPr>
              <w:t>Pop ID</w:t>
            </w:r>
          </w:p>
        </w:tc>
        <w:tc>
          <w:tcPr>
            <w:tcW w:w="596" w:type="dxa"/>
            <w:vAlign w:val="center"/>
          </w:tcPr>
          <w:p w14:paraId="35722108" w14:textId="2040ACC3"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10</w:t>
            </w:r>
          </w:p>
        </w:tc>
        <w:tc>
          <w:tcPr>
            <w:tcW w:w="585" w:type="dxa"/>
            <w:vAlign w:val="center"/>
          </w:tcPr>
          <w:p w14:paraId="766A052C" w14:textId="03F66978"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11</w:t>
            </w:r>
          </w:p>
        </w:tc>
        <w:tc>
          <w:tcPr>
            <w:tcW w:w="596" w:type="dxa"/>
            <w:vAlign w:val="center"/>
          </w:tcPr>
          <w:p w14:paraId="5C555DF2" w14:textId="232D322A"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12</w:t>
            </w:r>
          </w:p>
        </w:tc>
        <w:tc>
          <w:tcPr>
            <w:tcW w:w="596" w:type="dxa"/>
            <w:vAlign w:val="center"/>
          </w:tcPr>
          <w:p w14:paraId="5201FB95" w14:textId="06B685B2"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13</w:t>
            </w:r>
          </w:p>
        </w:tc>
        <w:tc>
          <w:tcPr>
            <w:tcW w:w="596" w:type="dxa"/>
            <w:vAlign w:val="center"/>
          </w:tcPr>
          <w:p w14:paraId="311D67D5" w14:textId="1817917A"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14</w:t>
            </w:r>
          </w:p>
        </w:tc>
        <w:tc>
          <w:tcPr>
            <w:tcW w:w="596" w:type="dxa"/>
            <w:vAlign w:val="center"/>
          </w:tcPr>
          <w:p w14:paraId="50253503" w14:textId="142214D5"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15</w:t>
            </w:r>
          </w:p>
        </w:tc>
        <w:tc>
          <w:tcPr>
            <w:tcW w:w="596" w:type="dxa"/>
            <w:vAlign w:val="center"/>
          </w:tcPr>
          <w:p w14:paraId="3E6F9DBD" w14:textId="3BD7577C"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16</w:t>
            </w:r>
          </w:p>
        </w:tc>
        <w:tc>
          <w:tcPr>
            <w:tcW w:w="596" w:type="dxa"/>
            <w:vAlign w:val="center"/>
          </w:tcPr>
          <w:p w14:paraId="5B0339D8" w14:textId="72B53C28"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17</w:t>
            </w:r>
          </w:p>
        </w:tc>
        <w:tc>
          <w:tcPr>
            <w:tcW w:w="596" w:type="dxa"/>
            <w:vAlign w:val="center"/>
          </w:tcPr>
          <w:p w14:paraId="25CEF9AC" w14:textId="1CC15011"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18</w:t>
            </w:r>
          </w:p>
        </w:tc>
        <w:tc>
          <w:tcPr>
            <w:tcW w:w="596" w:type="dxa"/>
            <w:vAlign w:val="center"/>
          </w:tcPr>
          <w:p w14:paraId="104D0C09" w14:textId="39D9AFAB"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19</w:t>
            </w:r>
          </w:p>
        </w:tc>
        <w:tc>
          <w:tcPr>
            <w:tcW w:w="596" w:type="dxa"/>
            <w:vAlign w:val="center"/>
          </w:tcPr>
          <w:p w14:paraId="76D372DC" w14:textId="412694BE"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21</w:t>
            </w:r>
          </w:p>
        </w:tc>
        <w:tc>
          <w:tcPr>
            <w:tcW w:w="596" w:type="dxa"/>
            <w:vAlign w:val="center"/>
          </w:tcPr>
          <w:p w14:paraId="28EA479A" w14:textId="253782C0"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22</w:t>
            </w:r>
          </w:p>
        </w:tc>
        <w:tc>
          <w:tcPr>
            <w:tcW w:w="596" w:type="dxa"/>
            <w:vAlign w:val="center"/>
          </w:tcPr>
          <w:p w14:paraId="3EC9A527" w14:textId="2DDDEB05"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‘2</w:t>
            </w:r>
            <w:r w:rsidR="007C28D5" w:rsidRPr="007C28D5">
              <w:rPr>
                <w:rFonts w:cs="Times New Roman"/>
                <w:color w:val="000000"/>
                <w:sz w:val="20"/>
                <w:szCs w:val="20"/>
              </w:rPr>
              <w:t>3</w:t>
            </w:r>
          </w:p>
        </w:tc>
        <w:tc>
          <w:tcPr>
            <w:tcW w:w="680" w:type="dxa"/>
            <w:vAlign w:val="center"/>
          </w:tcPr>
          <w:p w14:paraId="58D1AA93" w14:textId="03DD4BD6" w:rsidR="007C28D5" w:rsidRPr="007C28D5" w:rsidRDefault="007C28D5"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Mean</w:t>
            </w:r>
          </w:p>
        </w:tc>
      </w:tr>
      <w:tr w:rsidR="007C28D5" w14:paraId="77FAFF08"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1" w:type="dxa"/>
            <w:gridSpan w:val="15"/>
            <w:vAlign w:val="center"/>
          </w:tcPr>
          <w:p w14:paraId="15D3C360" w14:textId="4F38737B" w:rsidR="007C28D5" w:rsidRPr="007C28D5" w:rsidRDefault="007C28D5" w:rsidP="007C28D5">
            <w:pPr>
              <w:rPr>
                <w:rFonts w:cs="Times New Roman"/>
                <w:color w:val="000000"/>
                <w:sz w:val="20"/>
                <w:szCs w:val="20"/>
              </w:rPr>
            </w:pPr>
            <w:r>
              <w:rPr>
                <w:rFonts w:cs="Times New Roman"/>
                <w:color w:val="000000"/>
                <w:sz w:val="20"/>
                <w:szCs w:val="20"/>
              </w:rPr>
              <w:t>Upper Salmon River</w:t>
            </w:r>
          </w:p>
        </w:tc>
      </w:tr>
      <w:tr w:rsidR="007C28D5" w14:paraId="485CADA1"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020BCA68" w14:textId="5BB2F5D5"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SRUMA</w:t>
            </w:r>
          </w:p>
        </w:tc>
        <w:tc>
          <w:tcPr>
            <w:tcW w:w="596" w:type="dxa"/>
            <w:vAlign w:val="center"/>
          </w:tcPr>
          <w:p w14:paraId="19609F45" w14:textId="7B8DC2D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42.5</w:t>
            </w:r>
          </w:p>
        </w:tc>
        <w:tc>
          <w:tcPr>
            <w:tcW w:w="585" w:type="dxa"/>
            <w:vAlign w:val="center"/>
          </w:tcPr>
          <w:p w14:paraId="2ACAE958" w14:textId="0878C9D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54.3</w:t>
            </w:r>
          </w:p>
        </w:tc>
        <w:tc>
          <w:tcPr>
            <w:tcW w:w="596" w:type="dxa"/>
            <w:vAlign w:val="center"/>
          </w:tcPr>
          <w:p w14:paraId="4566A631" w14:textId="1CE3E9D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37.7</w:t>
            </w:r>
          </w:p>
        </w:tc>
        <w:tc>
          <w:tcPr>
            <w:tcW w:w="596" w:type="dxa"/>
            <w:vAlign w:val="center"/>
          </w:tcPr>
          <w:p w14:paraId="0E027BBF" w14:textId="6E8EA17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7.4</w:t>
            </w:r>
          </w:p>
        </w:tc>
        <w:tc>
          <w:tcPr>
            <w:tcW w:w="596" w:type="dxa"/>
            <w:vAlign w:val="center"/>
          </w:tcPr>
          <w:p w14:paraId="10520EFA" w14:textId="70D438B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6.9</w:t>
            </w:r>
          </w:p>
        </w:tc>
        <w:tc>
          <w:tcPr>
            <w:tcW w:w="596" w:type="dxa"/>
            <w:vAlign w:val="center"/>
          </w:tcPr>
          <w:p w14:paraId="37155653" w14:textId="1890245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9.4</w:t>
            </w:r>
          </w:p>
        </w:tc>
        <w:tc>
          <w:tcPr>
            <w:tcW w:w="596" w:type="dxa"/>
            <w:vAlign w:val="center"/>
          </w:tcPr>
          <w:p w14:paraId="489D8F42" w14:textId="6CCED41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7.7</w:t>
            </w:r>
          </w:p>
        </w:tc>
        <w:tc>
          <w:tcPr>
            <w:tcW w:w="596" w:type="dxa"/>
            <w:vAlign w:val="center"/>
          </w:tcPr>
          <w:p w14:paraId="5F8DC066" w14:textId="55AADF2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15.1</w:t>
            </w:r>
          </w:p>
        </w:tc>
        <w:tc>
          <w:tcPr>
            <w:tcW w:w="596" w:type="dxa"/>
            <w:vAlign w:val="center"/>
          </w:tcPr>
          <w:p w14:paraId="5C1AF8B2" w14:textId="173EC324"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25</w:t>
            </w:r>
          </w:p>
        </w:tc>
        <w:tc>
          <w:tcPr>
            <w:tcW w:w="596" w:type="dxa"/>
            <w:vAlign w:val="center"/>
          </w:tcPr>
          <w:p w14:paraId="11C3B73C" w14:textId="5DD100D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15.8</w:t>
            </w:r>
          </w:p>
        </w:tc>
        <w:tc>
          <w:tcPr>
            <w:tcW w:w="596" w:type="dxa"/>
            <w:vAlign w:val="center"/>
          </w:tcPr>
          <w:p w14:paraId="1C5921DC" w14:textId="361AEE6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w:t>
            </w:r>
          </w:p>
        </w:tc>
        <w:tc>
          <w:tcPr>
            <w:tcW w:w="596" w:type="dxa"/>
            <w:vAlign w:val="center"/>
          </w:tcPr>
          <w:p w14:paraId="2274BD14" w14:textId="4238061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13.8</w:t>
            </w:r>
          </w:p>
        </w:tc>
        <w:tc>
          <w:tcPr>
            <w:tcW w:w="596" w:type="dxa"/>
            <w:vAlign w:val="center"/>
          </w:tcPr>
          <w:p w14:paraId="73867F08" w14:textId="7A4F383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15.6</w:t>
            </w:r>
          </w:p>
        </w:tc>
        <w:tc>
          <w:tcPr>
            <w:tcW w:w="680" w:type="dxa"/>
            <w:vAlign w:val="center"/>
          </w:tcPr>
          <w:p w14:paraId="09C43CC9" w14:textId="4C2C59D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19.9</w:t>
            </w:r>
          </w:p>
        </w:tc>
      </w:tr>
      <w:tr w:rsidR="007C28D5" w14:paraId="34249BCB"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267DE5B0" w14:textId="5C806300"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SRVAL</w:t>
            </w:r>
          </w:p>
        </w:tc>
        <w:tc>
          <w:tcPr>
            <w:tcW w:w="596" w:type="dxa"/>
            <w:vAlign w:val="center"/>
          </w:tcPr>
          <w:p w14:paraId="46E14F81" w14:textId="4462F08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45.3</w:t>
            </w:r>
          </w:p>
        </w:tc>
        <w:tc>
          <w:tcPr>
            <w:tcW w:w="585" w:type="dxa"/>
            <w:vAlign w:val="center"/>
          </w:tcPr>
          <w:p w14:paraId="4CB3D50A" w14:textId="22B2831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54.9</w:t>
            </w:r>
          </w:p>
        </w:tc>
        <w:tc>
          <w:tcPr>
            <w:tcW w:w="596" w:type="dxa"/>
            <w:vAlign w:val="center"/>
          </w:tcPr>
          <w:p w14:paraId="2A00BDEC" w14:textId="355B386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38.5</w:t>
            </w:r>
          </w:p>
        </w:tc>
        <w:tc>
          <w:tcPr>
            <w:tcW w:w="596" w:type="dxa"/>
            <w:vAlign w:val="center"/>
          </w:tcPr>
          <w:p w14:paraId="7982BFAD" w14:textId="0790CD9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8.3</w:t>
            </w:r>
          </w:p>
        </w:tc>
        <w:tc>
          <w:tcPr>
            <w:tcW w:w="596" w:type="dxa"/>
            <w:vAlign w:val="center"/>
          </w:tcPr>
          <w:p w14:paraId="280051DA" w14:textId="592B2C4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6.4</w:t>
            </w:r>
          </w:p>
        </w:tc>
        <w:tc>
          <w:tcPr>
            <w:tcW w:w="596" w:type="dxa"/>
            <w:vAlign w:val="center"/>
          </w:tcPr>
          <w:p w14:paraId="2F50D15E" w14:textId="684FBD78"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9.1</w:t>
            </w:r>
          </w:p>
        </w:tc>
        <w:tc>
          <w:tcPr>
            <w:tcW w:w="596" w:type="dxa"/>
            <w:vAlign w:val="center"/>
          </w:tcPr>
          <w:p w14:paraId="4A7CCD54" w14:textId="56249E9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7.8</w:t>
            </w:r>
          </w:p>
        </w:tc>
        <w:tc>
          <w:tcPr>
            <w:tcW w:w="596" w:type="dxa"/>
            <w:vAlign w:val="center"/>
          </w:tcPr>
          <w:p w14:paraId="30DDE29D" w14:textId="55E4628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14.3</w:t>
            </w:r>
          </w:p>
        </w:tc>
        <w:tc>
          <w:tcPr>
            <w:tcW w:w="596" w:type="dxa"/>
            <w:vAlign w:val="center"/>
          </w:tcPr>
          <w:p w14:paraId="4B4B655F" w14:textId="35A4381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10.6</w:t>
            </w:r>
          </w:p>
        </w:tc>
        <w:tc>
          <w:tcPr>
            <w:tcW w:w="596" w:type="dxa"/>
            <w:vAlign w:val="center"/>
          </w:tcPr>
          <w:p w14:paraId="267CBA2A" w14:textId="7809D2C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11.2</w:t>
            </w:r>
          </w:p>
        </w:tc>
        <w:tc>
          <w:tcPr>
            <w:tcW w:w="596" w:type="dxa"/>
            <w:vAlign w:val="center"/>
          </w:tcPr>
          <w:p w14:paraId="19FEB022" w14:textId="2BE7199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11.3</w:t>
            </w:r>
          </w:p>
        </w:tc>
        <w:tc>
          <w:tcPr>
            <w:tcW w:w="596" w:type="dxa"/>
            <w:vAlign w:val="center"/>
          </w:tcPr>
          <w:p w14:paraId="5AB7B7C8" w14:textId="5BCEA4A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9.2</w:t>
            </w:r>
          </w:p>
        </w:tc>
        <w:tc>
          <w:tcPr>
            <w:tcW w:w="596" w:type="dxa"/>
            <w:vAlign w:val="center"/>
          </w:tcPr>
          <w:p w14:paraId="55124CAC" w14:textId="218E935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13.1</w:t>
            </w:r>
          </w:p>
        </w:tc>
        <w:tc>
          <w:tcPr>
            <w:tcW w:w="680" w:type="dxa"/>
            <w:vAlign w:val="center"/>
          </w:tcPr>
          <w:p w14:paraId="3A14343B" w14:textId="75B7958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18.5</w:t>
            </w:r>
          </w:p>
        </w:tc>
      </w:tr>
      <w:tr w:rsidR="007C28D5" w14:paraId="0E81A931"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7B7984D9" w14:textId="1EF00781"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SRLMA</w:t>
            </w:r>
          </w:p>
        </w:tc>
        <w:tc>
          <w:tcPr>
            <w:tcW w:w="596" w:type="dxa"/>
            <w:shd w:val="clear" w:color="auto" w:fill="A6A6A6" w:themeFill="background1" w:themeFillShade="A6"/>
            <w:vAlign w:val="center"/>
          </w:tcPr>
          <w:p w14:paraId="7FEA6B52" w14:textId="795CA0D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5F24179B" w14:textId="7192AAF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6AA8807" w14:textId="22B6EBA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57312B8A" w14:textId="5E7B389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5.4</w:t>
            </w:r>
          </w:p>
        </w:tc>
        <w:tc>
          <w:tcPr>
            <w:tcW w:w="596" w:type="dxa"/>
            <w:vAlign w:val="center"/>
          </w:tcPr>
          <w:p w14:paraId="1460336A" w14:textId="3837BBC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4.3</w:t>
            </w:r>
          </w:p>
        </w:tc>
        <w:tc>
          <w:tcPr>
            <w:tcW w:w="596" w:type="dxa"/>
            <w:vAlign w:val="center"/>
          </w:tcPr>
          <w:p w14:paraId="49A11AA9" w14:textId="4D2C560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5.9</w:t>
            </w:r>
          </w:p>
        </w:tc>
        <w:tc>
          <w:tcPr>
            <w:tcW w:w="596" w:type="dxa"/>
            <w:vAlign w:val="center"/>
          </w:tcPr>
          <w:p w14:paraId="4488A53A" w14:textId="38EC367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3.8</w:t>
            </w:r>
          </w:p>
        </w:tc>
        <w:tc>
          <w:tcPr>
            <w:tcW w:w="596" w:type="dxa"/>
            <w:vAlign w:val="center"/>
          </w:tcPr>
          <w:p w14:paraId="4937881F" w14:textId="58F30FE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10</w:t>
            </w:r>
          </w:p>
        </w:tc>
        <w:tc>
          <w:tcPr>
            <w:tcW w:w="596" w:type="dxa"/>
            <w:vAlign w:val="center"/>
          </w:tcPr>
          <w:p w14:paraId="726DF63C" w14:textId="7FB52CF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7.6</w:t>
            </w:r>
          </w:p>
        </w:tc>
        <w:tc>
          <w:tcPr>
            <w:tcW w:w="596" w:type="dxa"/>
            <w:vAlign w:val="center"/>
          </w:tcPr>
          <w:p w14:paraId="7F8C47FD" w14:textId="648ACDB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7.9</w:t>
            </w:r>
          </w:p>
        </w:tc>
        <w:tc>
          <w:tcPr>
            <w:tcW w:w="596" w:type="dxa"/>
            <w:vAlign w:val="center"/>
          </w:tcPr>
          <w:p w14:paraId="43B2C034" w14:textId="3C035C3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4.4</w:t>
            </w:r>
          </w:p>
        </w:tc>
        <w:tc>
          <w:tcPr>
            <w:tcW w:w="596" w:type="dxa"/>
            <w:vAlign w:val="center"/>
          </w:tcPr>
          <w:p w14:paraId="3B845824" w14:textId="67F5AFA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6.2</w:t>
            </w:r>
          </w:p>
        </w:tc>
        <w:tc>
          <w:tcPr>
            <w:tcW w:w="596" w:type="dxa"/>
            <w:shd w:val="clear" w:color="auto" w:fill="A6A6A6" w:themeFill="background1" w:themeFillShade="A6"/>
            <w:vAlign w:val="center"/>
          </w:tcPr>
          <w:p w14:paraId="5F364155" w14:textId="5760754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vAlign w:val="center"/>
          </w:tcPr>
          <w:p w14:paraId="3F753511" w14:textId="2A8110C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6.2</w:t>
            </w:r>
          </w:p>
        </w:tc>
      </w:tr>
      <w:tr w:rsidR="00B92129" w14:paraId="208AE79E"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1F447260" w14:textId="346E2552"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SRYFS</w:t>
            </w:r>
          </w:p>
        </w:tc>
        <w:tc>
          <w:tcPr>
            <w:tcW w:w="596" w:type="dxa"/>
            <w:shd w:val="clear" w:color="auto" w:fill="A6A6A6" w:themeFill="background1" w:themeFillShade="A6"/>
            <w:vAlign w:val="center"/>
          </w:tcPr>
          <w:p w14:paraId="1FE4A1D9" w14:textId="009A920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2121B490" w14:textId="44E01AB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2518AAAB" w14:textId="646CA21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37.9</w:t>
            </w:r>
          </w:p>
        </w:tc>
        <w:tc>
          <w:tcPr>
            <w:tcW w:w="596" w:type="dxa"/>
            <w:vAlign w:val="center"/>
          </w:tcPr>
          <w:p w14:paraId="3E5817FF" w14:textId="3693FF1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8.6</w:t>
            </w:r>
          </w:p>
        </w:tc>
        <w:tc>
          <w:tcPr>
            <w:tcW w:w="596" w:type="dxa"/>
            <w:vAlign w:val="center"/>
          </w:tcPr>
          <w:p w14:paraId="549D5C1D" w14:textId="66AEC76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10.2</w:t>
            </w:r>
          </w:p>
        </w:tc>
        <w:tc>
          <w:tcPr>
            <w:tcW w:w="596" w:type="dxa"/>
            <w:vAlign w:val="center"/>
          </w:tcPr>
          <w:p w14:paraId="33E3B381" w14:textId="5A25ED9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16.6</w:t>
            </w:r>
          </w:p>
        </w:tc>
        <w:tc>
          <w:tcPr>
            <w:tcW w:w="596" w:type="dxa"/>
            <w:vAlign w:val="center"/>
          </w:tcPr>
          <w:p w14:paraId="416A3614" w14:textId="7C19059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11.3</w:t>
            </w:r>
          </w:p>
        </w:tc>
        <w:tc>
          <w:tcPr>
            <w:tcW w:w="596" w:type="dxa"/>
            <w:vAlign w:val="center"/>
          </w:tcPr>
          <w:p w14:paraId="22A96B6B" w14:textId="66F820C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17.9</w:t>
            </w:r>
          </w:p>
        </w:tc>
        <w:tc>
          <w:tcPr>
            <w:tcW w:w="596" w:type="dxa"/>
            <w:vAlign w:val="center"/>
          </w:tcPr>
          <w:p w14:paraId="588AACA7" w14:textId="580DA797"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13.4</w:t>
            </w:r>
          </w:p>
        </w:tc>
        <w:tc>
          <w:tcPr>
            <w:tcW w:w="596" w:type="dxa"/>
            <w:vAlign w:val="center"/>
          </w:tcPr>
          <w:p w14:paraId="5B0E7921" w14:textId="1EE32206"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20.8</w:t>
            </w:r>
          </w:p>
        </w:tc>
        <w:tc>
          <w:tcPr>
            <w:tcW w:w="596" w:type="dxa"/>
            <w:vAlign w:val="center"/>
          </w:tcPr>
          <w:p w14:paraId="5549C77F" w14:textId="0A9D15A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18.4</w:t>
            </w:r>
          </w:p>
        </w:tc>
        <w:tc>
          <w:tcPr>
            <w:tcW w:w="596" w:type="dxa"/>
            <w:vAlign w:val="center"/>
          </w:tcPr>
          <w:p w14:paraId="0A772B2E" w14:textId="47554AF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22.6</w:t>
            </w:r>
          </w:p>
        </w:tc>
        <w:tc>
          <w:tcPr>
            <w:tcW w:w="596" w:type="dxa"/>
            <w:vAlign w:val="center"/>
          </w:tcPr>
          <w:p w14:paraId="18C04799" w14:textId="2E2AAE2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18.8</w:t>
            </w:r>
          </w:p>
        </w:tc>
        <w:tc>
          <w:tcPr>
            <w:tcW w:w="680" w:type="dxa"/>
            <w:vAlign w:val="center"/>
          </w:tcPr>
          <w:p w14:paraId="238781CA" w14:textId="366779F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17.9</w:t>
            </w:r>
          </w:p>
        </w:tc>
      </w:tr>
      <w:tr w:rsidR="007C28D5" w14:paraId="4537FC1B"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0BE46BF2" w14:textId="3ABDC461"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SREFS</w:t>
            </w:r>
          </w:p>
        </w:tc>
        <w:tc>
          <w:tcPr>
            <w:tcW w:w="596" w:type="dxa"/>
            <w:vAlign w:val="center"/>
          </w:tcPr>
          <w:p w14:paraId="550DEAB2" w14:textId="1D238F1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45</w:t>
            </w:r>
          </w:p>
        </w:tc>
        <w:tc>
          <w:tcPr>
            <w:tcW w:w="585" w:type="dxa"/>
            <w:vAlign w:val="center"/>
          </w:tcPr>
          <w:p w14:paraId="11F188F5" w14:textId="783419C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56</w:t>
            </w:r>
          </w:p>
        </w:tc>
        <w:tc>
          <w:tcPr>
            <w:tcW w:w="596" w:type="dxa"/>
            <w:vAlign w:val="center"/>
          </w:tcPr>
          <w:p w14:paraId="7A1FCDC2" w14:textId="01CDAD4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40.7</w:t>
            </w:r>
          </w:p>
        </w:tc>
        <w:tc>
          <w:tcPr>
            <w:tcW w:w="596" w:type="dxa"/>
            <w:vAlign w:val="center"/>
          </w:tcPr>
          <w:p w14:paraId="31257281" w14:textId="4A7D497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9.1</w:t>
            </w:r>
          </w:p>
        </w:tc>
        <w:tc>
          <w:tcPr>
            <w:tcW w:w="596" w:type="dxa"/>
            <w:vAlign w:val="center"/>
          </w:tcPr>
          <w:p w14:paraId="04A68F6A" w14:textId="43776D4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8.9</w:t>
            </w:r>
          </w:p>
        </w:tc>
        <w:tc>
          <w:tcPr>
            <w:tcW w:w="596" w:type="dxa"/>
            <w:vAlign w:val="center"/>
          </w:tcPr>
          <w:p w14:paraId="04D8931A" w14:textId="57A8765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17.3</w:t>
            </w:r>
          </w:p>
        </w:tc>
        <w:tc>
          <w:tcPr>
            <w:tcW w:w="596" w:type="dxa"/>
            <w:shd w:val="clear" w:color="auto" w:fill="A6A6A6" w:themeFill="background1" w:themeFillShade="A6"/>
            <w:vAlign w:val="center"/>
          </w:tcPr>
          <w:p w14:paraId="03900BC4" w14:textId="74CFD15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481FFDF9" w14:textId="63A0227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39.5</w:t>
            </w:r>
          </w:p>
        </w:tc>
        <w:tc>
          <w:tcPr>
            <w:tcW w:w="596" w:type="dxa"/>
            <w:shd w:val="clear" w:color="auto" w:fill="A6A6A6" w:themeFill="background1" w:themeFillShade="A6"/>
            <w:vAlign w:val="center"/>
          </w:tcPr>
          <w:p w14:paraId="0E5F13E6" w14:textId="11564FD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08B1B3E" w14:textId="374208E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3A11EAC" w14:textId="7B5C744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7227DC7" w14:textId="24E603B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1403E92" w14:textId="27294C3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vAlign w:val="center"/>
          </w:tcPr>
          <w:p w14:paraId="18AD2382" w14:textId="765E81F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30.9</w:t>
            </w:r>
          </w:p>
        </w:tc>
      </w:tr>
      <w:tr w:rsidR="00B92129" w14:paraId="36ACE88E"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0FCF80E6" w14:textId="22AC0D30"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SRPAH</w:t>
            </w:r>
          </w:p>
        </w:tc>
        <w:tc>
          <w:tcPr>
            <w:tcW w:w="596" w:type="dxa"/>
            <w:shd w:val="clear" w:color="auto" w:fill="A6A6A6" w:themeFill="background1" w:themeFillShade="A6"/>
            <w:vAlign w:val="center"/>
          </w:tcPr>
          <w:p w14:paraId="2690B4B3" w14:textId="3D82B00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1870F2E6" w14:textId="59A88C6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40231A0D" w14:textId="321E652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42.4</w:t>
            </w:r>
          </w:p>
        </w:tc>
        <w:tc>
          <w:tcPr>
            <w:tcW w:w="596" w:type="dxa"/>
            <w:vAlign w:val="center"/>
          </w:tcPr>
          <w:p w14:paraId="1DAB3CEA" w14:textId="531AF23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8.9</w:t>
            </w:r>
          </w:p>
        </w:tc>
        <w:tc>
          <w:tcPr>
            <w:tcW w:w="596" w:type="dxa"/>
            <w:vAlign w:val="center"/>
          </w:tcPr>
          <w:p w14:paraId="4D4CAED4" w14:textId="4BCBF80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8.6</w:t>
            </w:r>
          </w:p>
        </w:tc>
        <w:tc>
          <w:tcPr>
            <w:tcW w:w="596" w:type="dxa"/>
            <w:vAlign w:val="center"/>
          </w:tcPr>
          <w:p w14:paraId="11DBE258" w14:textId="6AF73DF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10.9</w:t>
            </w:r>
          </w:p>
        </w:tc>
        <w:tc>
          <w:tcPr>
            <w:tcW w:w="596" w:type="dxa"/>
            <w:vAlign w:val="center"/>
          </w:tcPr>
          <w:p w14:paraId="3B870FF4" w14:textId="2A12397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9.1</w:t>
            </w:r>
          </w:p>
        </w:tc>
        <w:tc>
          <w:tcPr>
            <w:tcW w:w="596" w:type="dxa"/>
            <w:vAlign w:val="center"/>
          </w:tcPr>
          <w:p w14:paraId="477BD024" w14:textId="1833CF1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20.2</w:t>
            </w:r>
          </w:p>
        </w:tc>
        <w:tc>
          <w:tcPr>
            <w:tcW w:w="596" w:type="dxa"/>
            <w:vAlign w:val="center"/>
          </w:tcPr>
          <w:p w14:paraId="73ECE05F" w14:textId="169B9F8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15.9</w:t>
            </w:r>
          </w:p>
        </w:tc>
        <w:tc>
          <w:tcPr>
            <w:tcW w:w="596" w:type="dxa"/>
            <w:vAlign w:val="center"/>
          </w:tcPr>
          <w:p w14:paraId="6168A0E9" w14:textId="6B4414D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14</w:t>
            </w:r>
          </w:p>
        </w:tc>
        <w:tc>
          <w:tcPr>
            <w:tcW w:w="596" w:type="dxa"/>
            <w:vAlign w:val="center"/>
          </w:tcPr>
          <w:p w14:paraId="05F1E2FD" w14:textId="2DE1A18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10.7</w:t>
            </w:r>
          </w:p>
        </w:tc>
        <w:tc>
          <w:tcPr>
            <w:tcW w:w="596" w:type="dxa"/>
            <w:vAlign w:val="center"/>
          </w:tcPr>
          <w:p w14:paraId="2B9DBD4F" w14:textId="43FD9A5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9</w:t>
            </w:r>
          </w:p>
        </w:tc>
        <w:tc>
          <w:tcPr>
            <w:tcW w:w="596" w:type="dxa"/>
            <w:vAlign w:val="center"/>
          </w:tcPr>
          <w:p w14:paraId="5D74386B" w14:textId="7316081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11.4</w:t>
            </w:r>
          </w:p>
        </w:tc>
        <w:tc>
          <w:tcPr>
            <w:tcW w:w="680" w:type="dxa"/>
            <w:vAlign w:val="center"/>
          </w:tcPr>
          <w:p w14:paraId="4EA54DF7" w14:textId="2F404A9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14.6</w:t>
            </w:r>
          </w:p>
        </w:tc>
      </w:tr>
      <w:tr w:rsidR="007C28D5" w14:paraId="7901AD29"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226251AD" w14:textId="50798726"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SRLEM</w:t>
            </w:r>
          </w:p>
        </w:tc>
        <w:tc>
          <w:tcPr>
            <w:tcW w:w="596" w:type="dxa"/>
            <w:vAlign w:val="center"/>
          </w:tcPr>
          <w:p w14:paraId="30E41544" w14:textId="61429AE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19.1</w:t>
            </w:r>
          </w:p>
        </w:tc>
        <w:tc>
          <w:tcPr>
            <w:tcW w:w="585" w:type="dxa"/>
            <w:vAlign w:val="center"/>
          </w:tcPr>
          <w:p w14:paraId="3910AD1E" w14:textId="533DE23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9.5</w:t>
            </w:r>
          </w:p>
        </w:tc>
        <w:tc>
          <w:tcPr>
            <w:tcW w:w="596" w:type="dxa"/>
            <w:vAlign w:val="center"/>
          </w:tcPr>
          <w:p w14:paraId="4FCE2274" w14:textId="081D393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15.7</w:t>
            </w:r>
          </w:p>
        </w:tc>
        <w:tc>
          <w:tcPr>
            <w:tcW w:w="596" w:type="dxa"/>
            <w:vAlign w:val="center"/>
          </w:tcPr>
          <w:p w14:paraId="320C8BB7" w14:textId="6427F06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6.7</w:t>
            </w:r>
          </w:p>
        </w:tc>
        <w:tc>
          <w:tcPr>
            <w:tcW w:w="596" w:type="dxa"/>
            <w:vAlign w:val="center"/>
          </w:tcPr>
          <w:p w14:paraId="2658C193" w14:textId="6B3DA26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6.1</w:t>
            </w:r>
          </w:p>
        </w:tc>
        <w:tc>
          <w:tcPr>
            <w:tcW w:w="596" w:type="dxa"/>
            <w:vAlign w:val="center"/>
          </w:tcPr>
          <w:p w14:paraId="3606F2EE" w14:textId="368D7D6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6.7</w:t>
            </w:r>
          </w:p>
        </w:tc>
        <w:tc>
          <w:tcPr>
            <w:tcW w:w="596" w:type="dxa"/>
            <w:vAlign w:val="center"/>
          </w:tcPr>
          <w:p w14:paraId="43A255B9" w14:textId="6D11973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8.9</w:t>
            </w:r>
          </w:p>
        </w:tc>
        <w:tc>
          <w:tcPr>
            <w:tcW w:w="596" w:type="dxa"/>
            <w:vAlign w:val="center"/>
          </w:tcPr>
          <w:p w14:paraId="45BF7C10" w14:textId="56E3D46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11.9</w:t>
            </w:r>
          </w:p>
        </w:tc>
        <w:tc>
          <w:tcPr>
            <w:tcW w:w="596" w:type="dxa"/>
            <w:vAlign w:val="center"/>
          </w:tcPr>
          <w:p w14:paraId="5E075431" w14:textId="7D594EB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9.7</w:t>
            </w:r>
          </w:p>
        </w:tc>
        <w:tc>
          <w:tcPr>
            <w:tcW w:w="596" w:type="dxa"/>
            <w:vAlign w:val="center"/>
          </w:tcPr>
          <w:p w14:paraId="5A35C898" w14:textId="662D724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7.3</w:t>
            </w:r>
          </w:p>
        </w:tc>
        <w:tc>
          <w:tcPr>
            <w:tcW w:w="596" w:type="dxa"/>
            <w:vAlign w:val="center"/>
          </w:tcPr>
          <w:p w14:paraId="5C5D6587" w14:textId="7886302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7.9</w:t>
            </w:r>
          </w:p>
        </w:tc>
        <w:tc>
          <w:tcPr>
            <w:tcW w:w="596" w:type="dxa"/>
            <w:vAlign w:val="center"/>
          </w:tcPr>
          <w:p w14:paraId="060CE4FB" w14:textId="4EF2865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4.8</w:t>
            </w:r>
          </w:p>
        </w:tc>
        <w:tc>
          <w:tcPr>
            <w:tcW w:w="596" w:type="dxa"/>
            <w:vAlign w:val="center"/>
          </w:tcPr>
          <w:p w14:paraId="37B92B1B" w14:textId="49186B6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7.4</w:t>
            </w:r>
          </w:p>
        </w:tc>
        <w:tc>
          <w:tcPr>
            <w:tcW w:w="680" w:type="dxa"/>
            <w:vAlign w:val="center"/>
          </w:tcPr>
          <w:p w14:paraId="55B76DF1" w14:textId="48DC55C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9.4</w:t>
            </w:r>
          </w:p>
        </w:tc>
      </w:tr>
      <w:tr w:rsidR="00B92129" w14:paraId="5798708C"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505CEC57" w14:textId="47D3C8ED"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SRNFS</w:t>
            </w:r>
          </w:p>
        </w:tc>
        <w:tc>
          <w:tcPr>
            <w:tcW w:w="596" w:type="dxa"/>
            <w:shd w:val="clear" w:color="auto" w:fill="A6A6A6" w:themeFill="background1" w:themeFillShade="A6"/>
            <w:vAlign w:val="center"/>
          </w:tcPr>
          <w:p w14:paraId="17E3958F" w14:textId="22CFFBD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10ED3B29" w14:textId="1FFC8B5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8034DD0" w14:textId="36798F1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1CD0E10" w14:textId="70728DE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2A14C10" w14:textId="75BB24D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0EFC9E5" w14:textId="27806BD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2A2125FE" w14:textId="04B547E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22.1</w:t>
            </w:r>
          </w:p>
        </w:tc>
        <w:tc>
          <w:tcPr>
            <w:tcW w:w="596" w:type="dxa"/>
            <w:vAlign w:val="center"/>
          </w:tcPr>
          <w:p w14:paraId="54BB45E8" w14:textId="3994695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29.2</w:t>
            </w:r>
          </w:p>
        </w:tc>
        <w:tc>
          <w:tcPr>
            <w:tcW w:w="596" w:type="dxa"/>
            <w:vAlign w:val="center"/>
          </w:tcPr>
          <w:p w14:paraId="2F75BDCF" w14:textId="0D9A3B8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24.5</w:t>
            </w:r>
          </w:p>
        </w:tc>
        <w:tc>
          <w:tcPr>
            <w:tcW w:w="596" w:type="dxa"/>
            <w:vAlign w:val="center"/>
          </w:tcPr>
          <w:p w14:paraId="52FF7096" w14:textId="70EB36E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22.9</w:t>
            </w:r>
          </w:p>
        </w:tc>
        <w:tc>
          <w:tcPr>
            <w:tcW w:w="596" w:type="dxa"/>
            <w:shd w:val="clear" w:color="auto" w:fill="A6A6A6" w:themeFill="background1" w:themeFillShade="A6"/>
            <w:vAlign w:val="center"/>
          </w:tcPr>
          <w:p w14:paraId="2C8F01C9" w14:textId="0AA571D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054446F4" w14:textId="080C203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11.6</w:t>
            </w:r>
          </w:p>
        </w:tc>
        <w:tc>
          <w:tcPr>
            <w:tcW w:w="596" w:type="dxa"/>
            <w:vAlign w:val="center"/>
          </w:tcPr>
          <w:p w14:paraId="2762A455" w14:textId="543BB34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13.9</w:t>
            </w:r>
          </w:p>
        </w:tc>
        <w:tc>
          <w:tcPr>
            <w:tcW w:w="680" w:type="dxa"/>
            <w:vAlign w:val="center"/>
          </w:tcPr>
          <w:p w14:paraId="0E47125F" w14:textId="115A26A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20.7</w:t>
            </w:r>
          </w:p>
        </w:tc>
      </w:tr>
      <w:tr w:rsidR="00A57E20" w14:paraId="6C9BF116"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0E2280E1" w14:textId="4A88B4EC"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SRPAN</w:t>
            </w:r>
          </w:p>
        </w:tc>
        <w:tc>
          <w:tcPr>
            <w:tcW w:w="596" w:type="dxa"/>
            <w:shd w:val="clear" w:color="auto" w:fill="A6A6A6" w:themeFill="background1" w:themeFillShade="A6"/>
            <w:vAlign w:val="center"/>
          </w:tcPr>
          <w:p w14:paraId="5CB6FF4B" w14:textId="799191A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736CCBFD" w14:textId="608EB92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FDAB0C2" w14:textId="5E61A0D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3BBC216" w14:textId="6265827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511CE5E" w14:textId="6B4A3DC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7268FBE" w14:textId="1A3110D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D652A37" w14:textId="676043F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D1150AD" w14:textId="731BA96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4C50EEBD" w14:textId="073FA6D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10.2</w:t>
            </w:r>
          </w:p>
        </w:tc>
        <w:tc>
          <w:tcPr>
            <w:tcW w:w="596" w:type="dxa"/>
            <w:vAlign w:val="center"/>
          </w:tcPr>
          <w:p w14:paraId="57E3A618" w14:textId="2FF17E9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10.1</w:t>
            </w:r>
          </w:p>
        </w:tc>
        <w:tc>
          <w:tcPr>
            <w:tcW w:w="596" w:type="dxa"/>
            <w:vAlign w:val="center"/>
          </w:tcPr>
          <w:p w14:paraId="5367D3F7" w14:textId="5E9369C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12.1</w:t>
            </w:r>
          </w:p>
        </w:tc>
        <w:tc>
          <w:tcPr>
            <w:tcW w:w="596" w:type="dxa"/>
            <w:vAlign w:val="center"/>
          </w:tcPr>
          <w:p w14:paraId="513B7E20" w14:textId="584E1D8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6.9</w:t>
            </w:r>
          </w:p>
        </w:tc>
        <w:tc>
          <w:tcPr>
            <w:tcW w:w="596" w:type="dxa"/>
            <w:vAlign w:val="center"/>
          </w:tcPr>
          <w:p w14:paraId="726271D5" w14:textId="47D0D31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8</w:t>
            </w:r>
          </w:p>
        </w:tc>
        <w:tc>
          <w:tcPr>
            <w:tcW w:w="680" w:type="dxa"/>
            <w:vAlign w:val="center"/>
          </w:tcPr>
          <w:p w14:paraId="45B5DAE9" w14:textId="313FC30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9.5</w:t>
            </w:r>
          </w:p>
        </w:tc>
      </w:tr>
      <w:tr w:rsidR="007C28D5" w14:paraId="339DEF9A"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1" w:type="dxa"/>
            <w:gridSpan w:val="15"/>
            <w:vAlign w:val="center"/>
          </w:tcPr>
          <w:p w14:paraId="03FA47B7" w14:textId="2CB3A08B" w:rsidR="007C28D5" w:rsidRPr="007C28D5" w:rsidRDefault="007C28D5" w:rsidP="007C28D5">
            <w:pPr>
              <w:rPr>
                <w:rFonts w:cs="Times New Roman"/>
                <w:color w:val="000000"/>
                <w:sz w:val="20"/>
                <w:szCs w:val="20"/>
              </w:rPr>
            </w:pPr>
            <w:r w:rsidRPr="007C28D5">
              <w:rPr>
                <w:rFonts w:cs="Times New Roman"/>
                <w:color w:val="000000"/>
                <w:sz w:val="20"/>
                <w:szCs w:val="20"/>
              </w:rPr>
              <w:t>Middle Fork Salmon</w:t>
            </w:r>
          </w:p>
        </w:tc>
      </w:tr>
      <w:tr w:rsidR="007C28D5" w14:paraId="4B27294C"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357CCE08" w14:textId="762A7015"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MFBEA</w:t>
            </w:r>
          </w:p>
        </w:tc>
        <w:tc>
          <w:tcPr>
            <w:tcW w:w="596" w:type="dxa"/>
            <w:shd w:val="clear" w:color="auto" w:fill="A6A6A6" w:themeFill="background1" w:themeFillShade="A6"/>
            <w:vAlign w:val="center"/>
          </w:tcPr>
          <w:p w14:paraId="0FF8D842" w14:textId="551AD5D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588D1D2A" w14:textId="018A1E2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8A4AF26" w14:textId="2AB291F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0E004F2" w14:textId="1F973AA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D2A7DF9" w14:textId="07B1F04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722F8CED" w14:textId="505C6AB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4.8</w:t>
            </w:r>
          </w:p>
        </w:tc>
        <w:tc>
          <w:tcPr>
            <w:tcW w:w="596" w:type="dxa"/>
            <w:vAlign w:val="center"/>
          </w:tcPr>
          <w:p w14:paraId="253E4747" w14:textId="0476BB2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w:t>
            </w:r>
          </w:p>
        </w:tc>
        <w:tc>
          <w:tcPr>
            <w:tcW w:w="596" w:type="dxa"/>
            <w:vAlign w:val="center"/>
          </w:tcPr>
          <w:p w14:paraId="614126EA" w14:textId="59F74A1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21.7</w:t>
            </w:r>
          </w:p>
        </w:tc>
        <w:tc>
          <w:tcPr>
            <w:tcW w:w="596" w:type="dxa"/>
            <w:vAlign w:val="center"/>
          </w:tcPr>
          <w:p w14:paraId="1B7EBAB9" w14:textId="7EE3578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7.6</w:t>
            </w:r>
          </w:p>
        </w:tc>
        <w:tc>
          <w:tcPr>
            <w:tcW w:w="596" w:type="dxa"/>
            <w:vAlign w:val="center"/>
          </w:tcPr>
          <w:p w14:paraId="67CE0B45" w14:textId="72A104A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9.4</w:t>
            </w:r>
          </w:p>
        </w:tc>
        <w:tc>
          <w:tcPr>
            <w:tcW w:w="596" w:type="dxa"/>
            <w:vAlign w:val="center"/>
          </w:tcPr>
          <w:p w14:paraId="66933B84" w14:textId="263D0A6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7.3</w:t>
            </w:r>
          </w:p>
        </w:tc>
        <w:tc>
          <w:tcPr>
            <w:tcW w:w="596" w:type="dxa"/>
            <w:vAlign w:val="center"/>
          </w:tcPr>
          <w:p w14:paraId="395F34E9" w14:textId="0EC616F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6.1</w:t>
            </w:r>
          </w:p>
        </w:tc>
        <w:tc>
          <w:tcPr>
            <w:tcW w:w="596" w:type="dxa"/>
            <w:vAlign w:val="center"/>
          </w:tcPr>
          <w:p w14:paraId="147D8F16" w14:textId="606C0F5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35.4</w:t>
            </w:r>
          </w:p>
        </w:tc>
        <w:tc>
          <w:tcPr>
            <w:tcW w:w="680" w:type="dxa"/>
            <w:vAlign w:val="center"/>
          </w:tcPr>
          <w:p w14:paraId="2FE6FA90" w14:textId="2C95885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12.3</w:t>
            </w:r>
          </w:p>
        </w:tc>
      </w:tr>
      <w:tr w:rsidR="00B92129" w14:paraId="3EE015AD"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38683149" w14:textId="7F9C8EF4"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MFMAR</w:t>
            </w:r>
          </w:p>
        </w:tc>
        <w:tc>
          <w:tcPr>
            <w:tcW w:w="596" w:type="dxa"/>
            <w:shd w:val="clear" w:color="auto" w:fill="A6A6A6" w:themeFill="background1" w:themeFillShade="A6"/>
            <w:vAlign w:val="center"/>
          </w:tcPr>
          <w:p w14:paraId="10378DD9" w14:textId="3425119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3E496685" w14:textId="0D1FA2F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0EEC7FF" w14:textId="11BAEB6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37B46A6" w14:textId="4AE52E2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B520CF2" w14:textId="5527507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5C77410" w14:textId="604628E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FBC3C9D" w14:textId="7E9C6A6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36E32B9" w14:textId="51A9EF1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59C94F6" w14:textId="7F4730A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30B6C38" w14:textId="69237AC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78438BCA" w14:textId="112ABA0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7.7</w:t>
            </w:r>
          </w:p>
        </w:tc>
        <w:tc>
          <w:tcPr>
            <w:tcW w:w="596" w:type="dxa"/>
            <w:vAlign w:val="center"/>
          </w:tcPr>
          <w:p w14:paraId="5256B05B" w14:textId="2F306BA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5.4</w:t>
            </w:r>
          </w:p>
        </w:tc>
        <w:tc>
          <w:tcPr>
            <w:tcW w:w="596" w:type="dxa"/>
            <w:vAlign w:val="center"/>
          </w:tcPr>
          <w:p w14:paraId="62B86328" w14:textId="6F9F955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9.3</w:t>
            </w:r>
          </w:p>
        </w:tc>
        <w:tc>
          <w:tcPr>
            <w:tcW w:w="680" w:type="dxa"/>
            <w:vAlign w:val="center"/>
          </w:tcPr>
          <w:p w14:paraId="56C0D60A" w14:textId="58317EC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7.5</w:t>
            </w:r>
          </w:p>
        </w:tc>
      </w:tr>
      <w:tr w:rsidR="00B92129" w14:paraId="7105920B"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35AC51BC" w14:textId="7DDA67E5"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MFSUL</w:t>
            </w:r>
          </w:p>
        </w:tc>
        <w:tc>
          <w:tcPr>
            <w:tcW w:w="596" w:type="dxa"/>
            <w:shd w:val="clear" w:color="auto" w:fill="A6A6A6" w:themeFill="background1" w:themeFillShade="A6"/>
            <w:vAlign w:val="center"/>
          </w:tcPr>
          <w:p w14:paraId="2EC86281" w14:textId="3ED0ABD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5877B419" w14:textId="665CFD1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344F6A2" w14:textId="18665F1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7B64646" w14:textId="2A5A688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6B29F5B" w14:textId="6969740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D98522C" w14:textId="0D9476E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79530BD" w14:textId="13A321C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17B7277" w14:textId="745404F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7E314BA" w14:textId="5650707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D9EE0B7" w14:textId="66F7908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31F8859" w14:textId="427031D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BBE9D31" w14:textId="65357BD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AA138FE" w14:textId="4FDCECC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shd w:val="clear" w:color="auto" w:fill="A6A6A6" w:themeFill="background1" w:themeFillShade="A6"/>
            <w:vAlign w:val="center"/>
          </w:tcPr>
          <w:p w14:paraId="26143A19" w14:textId="697469E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r>
      <w:tr w:rsidR="00B92129" w14:paraId="4E716A47"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7DC09C57" w14:textId="3210AEEC"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MFUMA</w:t>
            </w:r>
          </w:p>
        </w:tc>
        <w:tc>
          <w:tcPr>
            <w:tcW w:w="596" w:type="dxa"/>
            <w:shd w:val="clear" w:color="auto" w:fill="A6A6A6" w:themeFill="background1" w:themeFillShade="A6"/>
            <w:vAlign w:val="center"/>
          </w:tcPr>
          <w:p w14:paraId="613AA89E" w14:textId="451356F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2263AEB6" w14:textId="11FB592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5323283" w14:textId="7297314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1C8C6D9" w14:textId="2D4B9A3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E8144F5" w14:textId="4868D76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03F217A" w14:textId="791D2C16"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0F4212E" w14:textId="6F3150B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0A9D613" w14:textId="51F3292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E867430" w14:textId="787F2D9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72434BF" w14:textId="4205B57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3085F07" w14:textId="700EFFA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33248A3" w14:textId="0A73763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B197ECA" w14:textId="0A8A612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shd w:val="clear" w:color="auto" w:fill="A6A6A6" w:themeFill="background1" w:themeFillShade="A6"/>
            <w:vAlign w:val="center"/>
          </w:tcPr>
          <w:p w14:paraId="4C21F99A" w14:textId="79BE4B8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r>
      <w:tr w:rsidR="00B92129" w14:paraId="5D038A3F"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7006FDC2" w14:textId="1464F1AF"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MFLMA</w:t>
            </w:r>
          </w:p>
        </w:tc>
        <w:tc>
          <w:tcPr>
            <w:tcW w:w="596" w:type="dxa"/>
            <w:shd w:val="clear" w:color="auto" w:fill="A6A6A6" w:themeFill="background1" w:themeFillShade="A6"/>
            <w:vAlign w:val="center"/>
          </w:tcPr>
          <w:p w14:paraId="5741DEC1" w14:textId="7F98867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150B85E1" w14:textId="196C40E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61BD490" w14:textId="6903A3E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4B691A0" w14:textId="4BB4C78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AFD5D9A" w14:textId="7156D59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4FC9272" w14:textId="2B4BE18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88AED6A" w14:textId="19171D2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4C2D8B7" w14:textId="26C654B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200E330" w14:textId="21AC810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71861D6" w14:textId="71DF3BF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D6E0777" w14:textId="1C0B683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12126F7" w14:textId="7CA8D8F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FE09731" w14:textId="749892A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shd w:val="clear" w:color="auto" w:fill="A6A6A6" w:themeFill="background1" w:themeFillShade="A6"/>
            <w:vAlign w:val="center"/>
          </w:tcPr>
          <w:p w14:paraId="3614F4E3" w14:textId="1C3E4A7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r>
      <w:tr w:rsidR="00B92129" w14:paraId="6F122A86"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6BDB6E4C" w14:textId="1CBB6337"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MFLOO</w:t>
            </w:r>
          </w:p>
        </w:tc>
        <w:tc>
          <w:tcPr>
            <w:tcW w:w="596" w:type="dxa"/>
            <w:shd w:val="clear" w:color="auto" w:fill="A6A6A6" w:themeFill="background1" w:themeFillShade="A6"/>
            <w:vAlign w:val="center"/>
          </w:tcPr>
          <w:p w14:paraId="5C234A86" w14:textId="5BDA005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50EEECB1" w14:textId="554C98E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8FB1F5C" w14:textId="769364D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4EEFD30" w14:textId="0F911E9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F740283" w14:textId="4D4E880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09140E4" w14:textId="58C45458"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F735AD8" w14:textId="7EE4A6D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770FF83" w14:textId="24E124A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50725ED" w14:textId="6C48DEE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E46A6B2" w14:textId="429B5C5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776044E" w14:textId="5D335B16"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590181B" w14:textId="163A4C2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3F9695A" w14:textId="558798D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shd w:val="clear" w:color="auto" w:fill="A6A6A6" w:themeFill="background1" w:themeFillShade="A6"/>
            <w:vAlign w:val="center"/>
          </w:tcPr>
          <w:p w14:paraId="124B5540" w14:textId="4DFEED1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r>
      <w:tr w:rsidR="00B92129" w14:paraId="567EB3C7"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26F65250" w14:textId="47DB1AD2"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MFCAM</w:t>
            </w:r>
          </w:p>
        </w:tc>
        <w:tc>
          <w:tcPr>
            <w:tcW w:w="596" w:type="dxa"/>
            <w:shd w:val="clear" w:color="auto" w:fill="A6A6A6" w:themeFill="background1" w:themeFillShade="A6"/>
            <w:vAlign w:val="center"/>
          </w:tcPr>
          <w:p w14:paraId="52C095D0" w14:textId="3BA0C75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414022BB" w14:textId="220C921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481356D" w14:textId="574DB11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BEB7A19" w14:textId="5A8F50F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3B819AE" w14:textId="4721E18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8BDE0C9" w14:textId="79D5008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76537D1" w14:textId="7B82461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11B1AA1" w14:textId="4FC87EC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7D953D3" w14:textId="59B58E8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771AE7A" w14:textId="252AE91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F3F5C94" w14:textId="7A3D6C8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CCF86EF" w14:textId="217947F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07871B0" w14:textId="44CAAF2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shd w:val="clear" w:color="auto" w:fill="A6A6A6" w:themeFill="background1" w:themeFillShade="A6"/>
            <w:vAlign w:val="center"/>
          </w:tcPr>
          <w:p w14:paraId="57AE584F" w14:textId="2EAEAF5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r>
      <w:tr w:rsidR="00B92129" w14:paraId="7D1DDBF9"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55C3B468" w14:textId="7E8917E2"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MFBIG</w:t>
            </w:r>
          </w:p>
        </w:tc>
        <w:tc>
          <w:tcPr>
            <w:tcW w:w="596" w:type="dxa"/>
            <w:shd w:val="clear" w:color="auto" w:fill="A6A6A6" w:themeFill="background1" w:themeFillShade="A6"/>
            <w:vAlign w:val="center"/>
          </w:tcPr>
          <w:p w14:paraId="4FECCED3" w14:textId="6C66284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vAlign w:val="center"/>
          </w:tcPr>
          <w:p w14:paraId="4AC754B6" w14:textId="2624B45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15.2</w:t>
            </w:r>
          </w:p>
        </w:tc>
        <w:tc>
          <w:tcPr>
            <w:tcW w:w="596" w:type="dxa"/>
            <w:vAlign w:val="center"/>
          </w:tcPr>
          <w:p w14:paraId="5C099EB6" w14:textId="69283C0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6.8</w:t>
            </w:r>
          </w:p>
        </w:tc>
        <w:tc>
          <w:tcPr>
            <w:tcW w:w="596" w:type="dxa"/>
            <w:vAlign w:val="center"/>
          </w:tcPr>
          <w:p w14:paraId="781A88BA" w14:textId="47930BF7"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5.4</w:t>
            </w:r>
          </w:p>
        </w:tc>
        <w:tc>
          <w:tcPr>
            <w:tcW w:w="596" w:type="dxa"/>
            <w:vAlign w:val="center"/>
          </w:tcPr>
          <w:p w14:paraId="2CFC34E4" w14:textId="6F3EEA8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5.8</w:t>
            </w:r>
          </w:p>
        </w:tc>
        <w:tc>
          <w:tcPr>
            <w:tcW w:w="596" w:type="dxa"/>
            <w:vAlign w:val="center"/>
          </w:tcPr>
          <w:p w14:paraId="6285E944" w14:textId="5BB746A8"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7</w:t>
            </w:r>
          </w:p>
        </w:tc>
        <w:tc>
          <w:tcPr>
            <w:tcW w:w="596" w:type="dxa"/>
            <w:vAlign w:val="center"/>
          </w:tcPr>
          <w:p w14:paraId="4652B8C2" w14:textId="211E752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5.2</w:t>
            </w:r>
          </w:p>
        </w:tc>
        <w:tc>
          <w:tcPr>
            <w:tcW w:w="596" w:type="dxa"/>
            <w:vAlign w:val="center"/>
          </w:tcPr>
          <w:p w14:paraId="6E86C942" w14:textId="2881E02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11.4</w:t>
            </w:r>
          </w:p>
        </w:tc>
        <w:tc>
          <w:tcPr>
            <w:tcW w:w="596" w:type="dxa"/>
            <w:vAlign w:val="center"/>
          </w:tcPr>
          <w:p w14:paraId="43E3E090" w14:textId="19819A87"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7.2</w:t>
            </w:r>
          </w:p>
        </w:tc>
        <w:tc>
          <w:tcPr>
            <w:tcW w:w="596" w:type="dxa"/>
            <w:vAlign w:val="center"/>
          </w:tcPr>
          <w:p w14:paraId="182ACA42" w14:textId="1C11FCC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8.8</w:t>
            </w:r>
          </w:p>
        </w:tc>
        <w:tc>
          <w:tcPr>
            <w:tcW w:w="596" w:type="dxa"/>
            <w:vAlign w:val="center"/>
          </w:tcPr>
          <w:p w14:paraId="3C9E0691" w14:textId="791ACF3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5.3</w:t>
            </w:r>
          </w:p>
        </w:tc>
        <w:tc>
          <w:tcPr>
            <w:tcW w:w="596" w:type="dxa"/>
            <w:vAlign w:val="center"/>
          </w:tcPr>
          <w:p w14:paraId="156EB22F" w14:textId="148CF71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5.1</w:t>
            </w:r>
          </w:p>
        </w:tc>
        <w:tc>
          <w:tcPr>
            <w:tcW w:w="596" w:type="dxa"/>
            <w:vAlign w:val="center"/>
          </w:tcPr>
          <w:p w14:paraId="52B66FD1" w14:textId="7EEFA2C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5.5</w:t>
            </w:r>
          </w:p>
        </w:tc>
        <w:tc>
          <w:tcPr>
            <w:tcW w:w="680" w:type="dxa"/>
            <w:vAlign w:val="center"/>
          </w:tcPr>
          <w:p w14:paraId="3BEC8E5A" w14:textId="4A45082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7.4</w:t>
            </w:r>
          </w:p>
        </w:tc>
      </w:tr>
      <w:tr w:rsidR="00B92129" w14:paraId="515C16F9"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7D8CD205" w14:textId="5555D7CB"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SRCHA</w:t>
            </w:r>
          </w:p>
        </w:tc>
        <w:tc>
          <w:tcPr>
            <w:tcW w:w="596" w:type="dxa"/>
            <w:shd w:val="clear" w:color="auto" w:fill="A6A6A6" w:themeFill="background1" w:themeFillShade="A6"/>
            <w:vAlign w:val="center"/>
          </w:tcPr>
          <w:p w14:paraId="1E61FFAE" w14:textId="59445F9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309A8569" w14:textId="2F14CDD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2FCE6C3" w14:textId="4C29C01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B2D839C" w14:textId="78BA3BE4"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C1EB711" w14:textId="1B98935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161ADEB" w14:textId="475A223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B59C053" w14:textId="67E054A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D341394" w14:textId="241B6F7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1E01678" w14:textId="4B9107C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CCABD42" w14:textId="15E4DA7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8CB4147" w14:textId="079E4B1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8942963" w14:textId="5EB3AA3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7047509" w14:textId="2D95D94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shd w:val="clear" w:color="auto" w:fill="A6A6A6" w:themeFill="background1" w:themeFillShade="A6"/>
            <w:vAlign w:val="center"/>
          </w:tcPr>
          <w:p w14:paraId="410AAB58" w14:textId="68BDFFD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r>
      <w:tr w:rsidR="007C28D5" w14:paraId="67661B93"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1" w:type="dxa"/>
            <w:gridSpan w:val="15"/>
            <w:vAlign w:val="center"/>
          </w:tcPr>
          <w:p w14:paraId="0D1B3252" w14:textId="7B859D21" w:rsidR="007C28D5" w:rsidRPr="007C28D5" w:rsidRDefault="007C28D5" w:rsidP="007C28D5">
            <w:pPr>
              <w:rPr>
                <w:rFonts w:cs="Times New Roman"/>
                <w:color w:val="000000"/>
                <w:sz w:val="20"/>
                <w:szCs w:val="20"/>
              </w:rPr>
            </w:pPr>
            <w:r w:rsidRPr="007C28D5">
              <w:rPr>
                <w:rFonts w:cs="Times New Roman"/>
                <w:color w:val="000000"/>
                <w:sz w:val="20"/>
                <w:szCs w:val="20"/>
              </w:rPr>
              <w:t>South Fork Salmon</w:t>
            </w:r>
          </w:p>
        </w:tc>
      </w:tr>
      <w:tr w:rsidR="007C28D5" w14:paraId="1D619F10"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54EA3DA6" w14:textId="5C0DB785"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SFSMA</w:t>
            </w:r>
          </w:p>
        </w:tc>
        <w:tc>
          <w:tcPr>
            <w:tcW w:w="596" w:type="dxa"/>
            <w:vAlign w:val="center"/>
          </w:tcPr>
          <w:p w14:paraId="394BF86D" w14:textId="15465B4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4.9</w:t>
            </w:r>
          </w:p>
        </w:tc>
        <w:tc>
          <w:tcPr>
            <w:tcW w:w="585" w:type="dxa"/>
            <w:vAlign w:val="center"/>
          </w:tcPr>
          <w:p w14:paraId="32862F63" w14:textId="4728BD8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3.4</w:t>
            </w:r>
          </w:p>
        </w:tc>
        <w:tc>
          <w:tcPr>
            <w:tcW w:w="596" w:type="dxa"/>
            <w:vAlign w:val="center"/>
          </w:tcPr>
          <w:p w14:paraId="60D4AEDF" w14:textId="00FD0014"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4.3</w:t>
            </w:r>
          </w:p>
        </w:tc>
        <w:tc>
          <w:tcPr>
            <w:tcW w:w="596" w:type="dxa"/>
            <w:vAlign w:val="center"/>
          </w:tcPr>
          <w:p w14:paraId="5A458CE8" w14:textId="04F8ACA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5.3</w:t>
            </w:r>
          </w:p>
        </w:tc>
        <w:tc>
          <w:tcPr>
            <w:tcW w:w="596" w:type="dxa"/>
            <w:vAlign w:val="center"/>
          </w:tcPr>
          <w:p w14:paraId="393B8FB3" w14:textId="53051F2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4.6</w:t>
            </w:r>
          </w:p>
        </w:tc>
        <w:tc>
          <w:tcPr>
            <w:tcW w:w="596" w:type="dxa"/>
            <w:vAlign w:val="center"/>
          </w:tcPr>
          <w:p w14:paraId="3D04A3B0" w14:textId="0689B46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8.8</w:t>
            </w:r>
          </w:p>
        </w:tc>
        <w:tc>
          <w:tcPr>
            <w:tcW w:w="596" w:type="dxa"/>
            <w:vAlign w:val="center"/>
          </w:tcPr>
          <w:p w14:paraId="760872B9" w14:textId="6BDAD71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4.6</w:t>
            </w:r>
          </w:p>
        </w:tc>
        <w:tc>
          <w:tcPr>
            <w:tcW w:w="596" w:type="dxa"/>
            <w:vAlign w:val="center"/>
          </w:tcPr>
          <w:p w14:paraId="3D26109A" w14:textId="4579867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7.9</w:t>
            </w:r>
          </w:p>
        </w:tc>
        <w:tc>
          <w:tcPr>
            <w:tcW w:w="596" w:type="dxa"/>
            <w:vAlign w:val="center"/>
          </w:tcPr>
          <w:p w14:paraId="7857C546" w14:textId="62291EA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7.3</w:t>
            </w:r>
          </w:p>
        </w:tc>
        <w:tc>
          <w:tcPr>
            <w:tcW w:w="596" w:type="dxa"/>
            <w:vAlign w:val="center"/>
          </w:tcPr>
          <w:p w14:paraId="5A380CC2" w14:textId="5E8AFF0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8</w:t>
            </w:r>
          </w:p>
        </w:tc>
        <w:tc>
          <w:tcPr>
            <w:tcW w:w="596" w:type="dxa"/>
            <w:vAlign w:val="center"/>
          </w:tcPr>
          <w:p w14:paraId="334E51E8" w14:textId="1566BF7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4.5</w:t>
            </w:r>
          </w:p>
        </w:tc>
        <w:tc>
          <w:tcPr>
            <w:tcW w:w="596" w:type="dxa"/>
            <w:vAlign w:val="center"/>
          </w:tcPr>
          <w:p w14:paraId="5EA90C8B" w14:textId="21CCA8E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3.5</w:t>
            </w:r>
          </w:p>
        </w:tc>
        <w:tc>
          <w:tcPr>
            <w:tcW w:w="596" w:type="dxa"/>
            <w:vAlign w:val="center"/>
          </w:tcPr>
          <w:p w14:paraId="1653137B" w14:textId="437869E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4.6</w:t>
            </w:r>
          </w:p>
        </w:tc>
        <w:tc>
          <w:tcPr>
            <w:tcW w:w="680" w:type="dxa"/>
            <w:vAlign w:val="center"/>
          </w:tcPr>
          <w:p w14:paraId="0C1F0724" w14:textId="7D82ACE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5.5</w:t>
            </w:r>
          </w:p>
        </w:tc>
      </w:tr>
      <w:tr w:rsidR="00A57E20" w14:paraId="46BC37A7"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451FD804" w14:textId="19304E20"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SFEFS</w:t>
            </w:r>
          </w:p>
        </w:tc>
        <w:tc>
          <w:tcPr>
            <w:tcW w:w="596" w:type="dxa"/>
            <w:vAlign w:val="center"/>
          </w:tcPr>
          <w:p w14:paraId="71AEFBEC" w14:textId="6D31CF4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8.1</w:t>
            </w:r>
          </w:p>
        </w:tc>
        <w:tc>
          <w:tcPr>
            <w:tcW w:w="585" w:type="dxa"/>
            <w:vAlign w:val="center"/>
          </w:tcPr>
          <w:p w14:paraId="61039135" w14:textId="2AE8E23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6.3</w:t>
            </w:r>
          </w:p>
        </w:tc>
        <w:tc>
          <w:tcPr>
            <w:tcW w:w="596" w:type="dxa"/>
            <w:vAlign w:val="center"/>
          </w:tcPr>
          <w:p w14:paraId="60E67D7C" w14:textId="433ACCD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6.3</w:t>
            </w:r>
          </w:p>
        </w:tc>
        <w:tc>
          <w:tcPr>
            <w:tcW w:w="596" w:type="dxa"/>
            <w:vAlign w:val="center"/>
          </w:tcPr>
          <w:p w14:paraId="0568F915" w14:textId="41D0454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5.5</w:t>
            </w:r>
          </w:p>
        </w:tc>
        <w:tc>
          <w:tcPr>
            <w:tcW w:w="596" w:type="dxa"/>
            <w:vAlign w:val="center"/>
          </w:tcPr>
          <w:p w14:paraId="272857D9" w14:textId="6DFF202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5.3</w:t>
            </w:r>
          </w:p>
        </w:tc>
        <w:tc>
          <w:tcPr>
            <w:tcW w:w="596" w:type="dxa"/>
            <w:vAlign w:val="center"/>
          </w:tcPr>
          <w:p w14:paraId="51BEE2AB" w14:textId="6F80F35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9.6</w:t>
            </w:r>
          </w:p>
        </w:tc>
        <w:tc>
          <w:tcPr>
            <w:tcW w:w="596" w:type="dxa"/>
            <w:vAlign w:val="center"/>
          </w:tcPr>
          <w:p w14:paraId="230A94DD" w14:textId="41056BB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4.6</w:t>
            </w:r>
          </w:p>
        </w:tc>
        <w:tc>
          <w:tcPr>
            <w:tcW w:w="596" w:type="dxa"/>
            <w:vAlign w:val="center"/>
          </w:tcPr>
          <w:p w14:paraId="67FD947C" w14:textId="0802FE9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7.8</w:t>
            </w:r>
          </w:p>
        </w:tc>
        <w:tc>
          <w:tcPr>
            <w:tcW w:w="596" w:type="dxa"/>
            <w:vAlign w:val="center"/>
          </w:tcPr>
          <w:p w14:paraId="06364DB7" w14:textId="75EE956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6.5</w:t>
            </w:r>
          </w:p>
        </w:tc>
        <w:tc>
          <w:tcPr>
            <w:tcW w:w="596" w:type="dxa"/>
            <w:vAlign w:val="center"/>
          </w:tcPr>
          <w:p w14:paraId="6C5011D6" w14:textId="5CE6EF2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7.3</w:t>
            </w:r>
          </w:p>
        </w:tc>
        <w:tc>
          <w:tcPr>
            <w:tcW w:w="596" w:type="dxa"/>
            <w:vAlign w:val="center"/>
          </w:tcPr>
          <w:p w14:paraId="56C92CF6" w14:textId="2272924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5.6</w:t>
            </w:r>
          </w:p>
        </w:tc>
        <w:tc>
          <w:tcPr>
            <w:tcW w:w="596" w:type="dxa"/>
            <w:vAlign w:val="center"/>
          </w:tcPr>
          <w:p w14:paraId="7ECEBAB2" w14:textId="20635E9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4.1</w:t>
            </w:r>
          </w:p>
        </w:tc>
        <w:tc>
          <w:tcPr>
            <w:tcW w:w="596" w:type="dxa"/>
            <w:vAlign w:val="center"/>
          </w:tcPr>
          <w:p w14:paraId="5BDD3CFE" w14:textId="1F31107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5.6</w:t>
            </w:r>
          </w:p>
        </w:tc>
        <w:tc>
          <w:tcPr>
            <w:tcW w:w="680" w:type="dxa"/>
            <w:vAlign w:val="center"/>
          </w:tcPr>
          <w:p w14:paraId="5179BFB4" w14:textId="38525D6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6.3</w:t>
            </w:r>
          </w:p>
        </w:tc>
      </w:tr>
      <w:tr w:rsidR="007C28D5" w14:paraId="21291B5F"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3DAFE4A6" w14:textId="4AD54780"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SFSEC</w:t>
            </w:r>
          </w:p>
        </w:tc>
        <w:tc>
          <w:tcPr>
            <w:tcW w:w="596" w:type="dxa"/>
            <w:vAlign w:val="center"/>
          </w:tcPr>
          <w:p w14:paraId="1FE38C1F" w14:textId="7324DD9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7.8</w:t>
            </w:r>
          </w:p>
        </w:tc>
        <w:tc>
          <w:tcPr>
            <w:tcW w:w="585" w:type="dxa"/>
            <w:vAlign w:val="center"/>
          </w:tcPr>
          <w:p w14:paraId="7783569A" w14:textId="6856508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5.7</w:t>
            </w:r>
          </w:p>
        </w:tc>
        <w:tc>
          <w:tcPr>
            <w:tcW w:w="596" w:type="dxa"/>
            <w:vAlign w:val="center"/>
          </w:tcPr>
          <w:p w14:paraId="049E4DE1" w14:textId="525D624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5.3</w:t>
            </w:r>
          </w:p>
        </w:tc>
        <w:tc>
          <w:tcPr>
            <w:tcW w:w="596" w:type="dxa"/>
            <w:vAlign w:val="center"/>
          </w:tcPr>
          <w:p w14:paraId="481E74FF" w14:textId="63901FF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5.1</w:t>
            </w:r>
          </w:p>
        </w:tc>
        <w:tc>
          <w:tcPr>
            <w:tcW w:w="596" w:type="dxa"/>
            <w:vAlign w:val="center"/>
          </w:tcPr>
          <w:p w14:paraId="537B46AF" w14:textId="2B26852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4.9</w:t>
            </w:r>
          </w:p>
        </w:tc>
        <w:tc>
          <w:tcPr>
            <w:tcW w:w="596" w:type="dxa"/>
            <w:vAlign w:val="center"/>
          </w:tcPr>
          <w:p w14:paraId="3B537E91" w14:textId="7FCF9EE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10</w:t>
            </w:r>
          </w:p>
        </w:tc>
        <w:tc>
          <w:tcPr>
            <w:tcW w:w="596" w:type="dxa"/>
            <w:vAlign w:val="center"/>
          </w:tcPr>
          <w:p w14:paraId="0D2B5619" w14:textId="5B11084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w:t>
            </w:r>
          </w:p>
        </w:tc>
        <w:tc>
          <w:tcPr>
            <w:tcW w:w="596" w:type="dxa"/>
            <w:vAlign w:val="center"/>
          </w:tcPr>
          <w:p w14:paraId="5292B341" w14:textId="377729F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7.2</w:t>
            </w:r>
          </w:p>
        </w:tc>
        <w:tc>
          <w:tcPr>
            <w:tcW w:w="596" w:type="dxa"/>
            <w:vAlign w:val="center"/>
          </w:tcPr>
          <w:p w14:paraId="60F3AAF7" w14:textId="7192B07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6.7</w:t>
            </w:r>
          </w:p>
        </w:tc>
        <w:tc>
          <w:tcPr>
            <w:tcW w:w="596" w:type="dxa"/>
            <w:vAlign w:val="center"/>
          </w:tcPr>
          <w:p w14:paraId="7EF2A436" w14:textId="2388B21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7.1</w:t>
            </w:r>
          </w:p>
        </w:tc>
        <w:tc>
          <w:tcPr>
            <w:tcW w:w="596" w:type="dxa"/>
            <w:vAlign w:val="center"/>
          </w:tcPr>
          <w:p w14:paraId="3D92ADB1" w14:textId="4E25667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5.2</w:t>
            </w:r>
          </w:p>
        </w:tc>
        <w:tc>
          <w:tcPr>
            <w:tcW w:w="596" w:type="dxa"/>
            <w:vAlign w:val="center"/>
          </w:tcPr>
          <w:p w14:paraId="3F1E45BA" w14:textId="0BD7AC1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4.2</w:t>
            </w:r>
          </w:p>
        </w:tc>
        <w:tc>
          <w:tcPr>
            <w:tcW w:w="596" w:type="dxa"/>
            <w:vAlign w:val="center"/>
          </w:tcPr>
          <w:p w14:paraId="0765D607" w14:textId="6BF2645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5.2</w:t>
            </w:r>
          </w:p>
        </w:tc>
        <w:tc>
          <w:tcPr>
            <w:tcW w:w="680" w:type="dxa"/>
            <w:vAlign w:val="center"/>
          </w:tcPr>
          <w:p w14:paraId="68D07BC5" w14:textId="4D006A5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6.1</w:t>
            </w:r>
          </w:p>
        </w:tc>
      </w:tr>
      <w:tr w:rsidR="00B92129" w14:paraId="34AAD783"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410BC714" w14:textId="23FBAA6D"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SRLSR</w:t>
            </w:r>
          </w:p>
        </w:tc>
        <w:tc>
          <w:tcPr>
            <w:tcW w:w="596" w:type="dxa"/>
            <w:shd w:val="clear" w:color="auto" w:fill="A6A6A6" w:themeFill="background1" w:themeFillShade="A6"/>
            <w:vAlign w:val="center"/>
          </w:tcPr>
          <w:p w14:paraId="7BE1339D" w14:textId="08C5DAE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vAlign w:val="center"/>
          </w:tcPr>
          <w:p w14:paraId="0985F6B7" w14:textId="296AEE4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14.8</w:t>
            </w:r>
          </w:p>
        </w:tc>
        <w:tc>
          <w:tcPr>
            <w:tcW w:w="596" w:type="dxa"/>
            <w:vAlign w:val="center"/>
          </w:tcPr>
          <w:p w14:paraId="73567483" w14:textId="06444CB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49.6</w:t>
            </w:r>
          </w:p>
        </w:tc>
        <w:tc>
          <w:tcPr>
            <w:tcW w:w="596" w:type="dxa"/>
            <w:vAlign w:val="center"/>
          </w:tcPr>
          <w:p w14:paraId="56C0C1F8" w14:textId="054025C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46.9</w:t>
            </w:r>
          </w:p>
        </w:tc>
        <w:tc>
          <w:tcPr>
            <w:tcW w:w="596" w:type="dxa"/>
            <w:shd w:val="clear" w:color="auto" w:fill="A6A6A6" w:themeFill="background1" w:themeFillShade="A6"/>
            <w:vAlign w:val="center"/>
          </w:tcPr>
          <w:p w14:paraId="3BDE3504" w14:textId="08F5411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6A49FD6" w14:textId="43CE0ED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494B63A" w14:textId="531CADB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81F8E9C" w14:textId="0E4039B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4DAED1B6" w14:textId="50F3EAB7"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46.7</w:t>
            </w:r>
          </w:p>
        </w:tc>
        <w:tc>
          <w:tcPr>
            <w:tcW w:w="596" w:type="dxa"/>
            <w:vAlign w:val="center"/>
          </w:tcPr>
          <w:p w14:paraId="46B00131" w14:textId="38804D4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51.1</w:t>
            </w:r>
          </w:p>
        </w:tc>
        <w:tc>
          <w:tcPr>
            <w:tcW w:w="596" w:type="dxa"/>
            <w:shd w:val="clear" w:color="auto" w:fill="A6A6A6" w:themeFill="background1" w:themeFillShade="A6"/>
            <w:vAlign w:val="center"/>
          </w:tcPr>
          <w:p w14:paraId="692A98FA" w14:textId="2D20FAE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23BA968" w14:textId="65472C0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65DEB48D" w14:textId="7671629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47.4</w:t>
            </w:r>
          </w:p>
        </w:tc>
        <w:tc>
          <w:tcPr>
            <w:tcW w:w="680" w:type="dxa"/>
            <w:vAlign w:val="center"/>
          </w:tcPr>
          <w:p w14:paraId="2BC160C9" w14:textId="76DFDDF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42.7</w:t>
            </w:r>
          </w:p>
        </w:tc>
      </w:tr>
      <w:tr w:rsidR="007C28D5" w14:paraId="1642567D" w14:textId="77777777" w:rsidTr="00A57E20">
        <w:tc>
          <w:tcPr>
            <w:cnfStyle w:val="001000000000" w:firstRow="0" w:lastRow="0" w:firstColumn="1" w:lastColumn="0" w:oddVBand="0" w:evenVBand="0" w:oddHBand="0" w:evenHBand="0" w:firstRowFirstColumn="0" w:firstRowLastColumn="0" w:lastRowFirstColumn="0" w:lastRowLastColumn="0"/>
            <w:tcW w:w="9351" w:type="dxa"/>
            <w:gridSpan w:val="15"/>
            <w:vAlign w:val="center"/>
          </w:tcPr>
          <w:p w14:paraId="33426C52" w14:textId="2E29EB06" w:rsidR="007C28D5" w:rsidRPr="007C28D5" w:rsidRDefault="007C28D5" w:rsidP="007C28D5">
            <w:pPr>
              <w:rPr>
                <w:rFonts w:cs="Times New Roman"/>
                <w:color w:val="000000"/>
                <w:sz w:val="20"/>
                <w:szCs w:val="20"/>
              </w:rPr>
            </w:pPr>
            <w:r w:rsidRPr="007C28D5">
              <w:rPr>
                <w:rFonts w:cs="Times New Roman"/>
                <w:color w:val="000000"/>
                <w:sz w:val="20"/>
                <w:szCs w:val="20"/>
              </w:rPr>
              <w:t>Grande Ronde / Imnaha</w:t>
            </w:r>
          </w:p>
        </w:tc>
      </w:tr>
      <w:tr w:rsidR="00B92129" w14:paraId="5CA146DF"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191A83ED" w14:textId="055460D3"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IRBSH</w:t>
            </w:r>
          </w:p>
        </w:tc>
        <w:tc>
          <w:tcPr>
            <w:tcW w:w="596" w:type="dxa"/>
            <w:shd w:val="clear" w:color="auto" w:fill="A6A6A6" w:themeFill="background1" w:themeFillShade="A6"/>
            <w:vAlign w:val="center"/>
          </w:tcPr>
          <w:p w14:paraId="2943CB94" w14:textId="1113226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vAlign w:val="center"/>
          </w:tcPr>
          <w:p w14:paraId="28E5B440" w14:textId="261B48D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8.8</w:t>
            </w:r>
          </w:p>
        </w:tc>
        <w:tc>
          <w:tcPr>
            <w:tcW w:w="596" w:type="dxa"/>
            <w:vAlign w:val="center"/>
          </w:tcPr>
          <w:p w14:paraId="0F40B9AB" w14:textId="7FC568B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14.3</w:t>
            </w:r>
          </w:p>
        </w:tc>
        <w:tc>
          <w:tcPr>
            <w:tcW w:w="596" w:type="dxa"/>
            <w:vAlign w:val="center"/>
          </w:tcPr>
          <w:p w14:paraId="411F945C" w14:textId="535033A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16.4</w:t>
            </w:r>
          </w:p>
        </w:tc>
        <w:tc>
          <w:tcPr>
            <w:tcW w:w="596" w:type="dxa"/>
            <w:vAlign w:val="center"/>
          </w:tcPr>
          <w:p w14:paraId="738B72F2" w14:textId="46DAD74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13.8</w:t>
            </w:r>
          </w:p>
        </w:tc>
        <w:tc>
          <w:tcPr>
            <w:tcW w:w="596" w:type="dxa"/>
            <w:vAlign w:val="center"/>
          </w:tcPr>
          <w:p w14:paraId="47C5B2D6" w14:textId="548276F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25.3</w:t>
            </w:r>
          </w:p>
        </w:tc>
        <w:tc>
          <w:tcPr>
            <w:tcW w:w="596" w:type="dxa"/>
            <w:vAlign w:val="center"/>
          </w:tcPr>
          <w:p w14:paraId="066A9E94" w14:textId="2C19F0D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14.6</w:t>
            </w:r>
          </w:p>
        </w:tc>
        <w:tc>
          <w:tcPr>
            <w:tcW w:w="596" w:type="dxa"/>
            <w:vAlign w:val="center"/>
          </w:tcPr>
          <w:p w14:paraId="43523748" w14:textId="7A383FA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17.8</w:t>
            </w:r>
          </w:p>
        </w:tc>
        <w:tc>
          <w:tcPr>
            <w:tcW w:w="596" w:type="dxa"/>
            <w:vAlign w:val="center"/>
          </w:tcPr>
          <w:p w14:paraId="441FA2BE" w14:textId="5AEF505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25.2</w:t>
            </w:r>
          </w:p>
        </w:tc>
        <w:tc>
          <w:tcPr>
            <w:tcW w:w="596" w:type="dxa"/>
            <w:vAlign w:val="center"/>
          </w:tcPr>
          <w:p w14:paraId="0CB327D9" w14:textId="29EB30D8"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39.4</w:t>
            </w:r>
          </w:p>
        </w:tc>
        <w:tc>
          <w:tcPr>
            <w:tcW w:w="596" w:type="dxa"/>
            <w:vAlign w:val="center"/>
          </w:tcPr>
          <w:p w14:paraId="500C549F" w14:textId="3EBD8A4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14.6</w:t>
            </w:r>
          </w:p>
        </w:tc>
        <w:tc>
          <w:tcPr>
            <w:tcW w:w="596" w:type="dxa"/>
            <w:vAlign w:val="center"/>
          </w:tcPr>
          <w:p w14:paraId="041738B9" w14:textId="086E043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22.7</w:t>
            </w:r>
          </w:p>
        </w:tc>
        <w:tc>
          <w:tcPr>
            <w:tcW w:w="596" w:type="dxa"/>
            <w:vAlign w:val="center"/>
          </w:tcPr>
          <w:p w14:paraId="09E7C656" w14:textId="7FA527B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23.2</w:t>
            </w:r>
          </w:p>
        </w:tc>
        <w:tc>
          <w:tcPr>
            <w:tcW w:w="680" w:type="dxa"/>
            <w:vAlign w:val="center"/>
          </w:tcPr>
          <w:p w14:paraId="1BB07C67" w14:textId="7DF29BD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19.7</w:t>
            </w:r>
          </w:p>
        </w:tc>
      </w:tr>
      <w:tr w:rsidR="007C28D5" w14:paraId="727CB716"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3228AF7B" w14:textId="5F51254D"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IRMAI</w:t>
            </w:r>
          </w:p>
        </w:tc>
        <w:tc>
          <w:tcPr>
            <w:tcW w:w="596" w:type="dxa"/>
            <w:shd w:val="clear" w:color="auto" w:fill="A6A6A6" w:themeFill="background1" w:themeFillShade="A6"/>
            <w:vAlign w:val="center"/>
          </w:tcPr>
          <w:p w14:paraId="5DE0CCAF" w14:textId="4710DC9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vAlign w:val="center"/>
          </w:tcPr>
          <w:p w14:paraId="14194EF6" w14:textId="6CEBF3C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3.7</w:t>
            </w:r>
          </w:p>
        </w:tc>
        <w:tc>
          <w:tcPr>
            <w:tcW w:w="596" w:type="dxa"/>
            <w:vAlign w:val="center"/>
          </w:tcPr>
          <w:p w14:paraId="29F6F0BC" w14:textId="32F438D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5.2</w:t>
            </w:r>
          </w:p>
        </w:tc>
        <w:tc>
          <w:tcPr>
            <w:tcW w:w="596" w:type="dxa"/>
            <w:vAlign w:val="center"/>
          </w:tcPr>
          <w:p w14:paraId="017E2D13" w14:textId="5E3478D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8.8</w:t>
            </w:r>
          </w:p>
        </w:tc>
        <w:tc>
          <w:tcPr>
            <w:tcW w:w="596" w:type="dxa"/>
            <w:vAlign w:val="center"/>
          </w:tcPr>
          <w:p w14:paraId="6093DE09" w14:textId="1E0C1AC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5.9</w:t>
            </w:r>
          </w:p>
        </w:tc>
        <w:tc>
          <w:tcPr>
            <w:tcW w:w="596" w:type="dxa"/>
            <w:vAlign w:val="center"/>
          </w:tcPr>
          <w:p w14:paraId="23B9D896" w14:textId="516B51B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9.1</w:t>
            </w:r>
          </w:p>
        </w:tc>
        <w:tc>
          <w:tcPr>
            <w:tcW w:w="596" w:type="dxa"/>
            <w:vAlign w:val="center"/>
          </w:tcPr>
          <w:p w14:paraId="2BB6C537" w14:textId="1D2B30D4"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4.3</w:t>
            </w:r>
          </w:p>
        </w:tc>
        <w:tc>
          <w:tcPr>
            <w:tcW w:w="596" w:type="dxa"/>
            <w:vAlign w:val="center"/>
          </w:tcPr>
          <w:p w14:paraId="1DB896D7" w14:textId="1CFCE9D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6.1</w:t>
            </w:r>
          </w:p>
        </w:tc>
        <w:tc>
          <w:tcPr>
            <w:tcW w:w="596" w:type="dxa"/>
            <w:vAlign w:val="center"/>
          </w:tcPr>
          <w:p w14:paraId="4D7F7100" w14:textId="2DA3B91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7.6</w:t>
            </w:r>
          </w:p>
        </w:tc>
        <w:tc>
          <w:tcPr>
            <w:tcW w:w="596" w:type="dxa"/>
            <w:vAlign w:val="center"/>
          </w:tcPr>
          <w:p w14:paraId="2D1EDE00" w14:textId="7D018FD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7.6</w:t>
            </w:r>
          </w:p>
        </w:tc>
        <w:tc>
          <w:tcPr>
            <w:tcW w:w="596" w:type="dxa"/>
            <w:vAlign w:val="center"/>
          </w:tcPr>
          <w:p w14:paraId="1437670A" w14:textId="3FF7D9B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5.9</w:t>
            </w:r>
          </w:p>
        </w:tc>
        <w:tc>
          <w:tcPr>
            <w:tcW w:w="596" w:type="dxa"/>
            <w:vAlign w:val="center"/>
          </w:tcPr>
          <w:p w14:paraId="2C78B796" w14:textId="2267F45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5.8</w:t>
            </w:r>
          </w:p>
        </w:tc>
        <w:tc>
          <w:tcPr>
            <w:tcW w:w="596" w:type="dxa"/>
            <w:vAlign w:val="center"/>
          </w:tcPr>
          <w:p w14:paraId="2E27BDE0" w14:textId="09162DB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7.2</w:t>
            </w:r>
          </w:p>
        </w:tc>
        <w:tc>
          <w:tcPr>
            <w:tcW w:w="680" w:type="dxa"/>
            <w:vAlign w:val="center"/>
          </w:tcPr>
          <w:p w14:paraId="45ABFFAF" w14:textId="32E4731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6.4</w:t>
            </w:r>
          </w:p>
        </w:tc>
      </w:tr>
      <w:tr w:rsidR="00B92129" w14:paraId="04309EC6"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3588B104" w14:textId="0120EAC4"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GRUMA</w:t>
            </w:r>
          </w:p>
        </w:tc>
        <w:tc>
          <w:tcPr>
            <w:tcW w:w="596" w:type="dxa"/>
            <w:shd w:val="clear" w:color="auto" w:fill="A6A6A6" w:themeFill="background1" w:themeFillShade="A6"/>
            <w:vAlign w:val="center"/>
          </w:tcPr>
          <w:p w14:paraId="57FBC131" w14:textId="66DB22C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702F4D5D" w14:textId="7FD1909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61B7DD72" w14:textId="25A40E67"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14.1</w:t>
            </w:r>
          </w:p>
        </w:tc>
        <w:tc>
          <w:tcPr>
            <w:tcW w:w="596" w:type="dxa"/>
            <w:vAlign w:val="center"/>
          </w:tcPr>
          <w:p w14:paraId="65B75792" w14:textId="21C9457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31.1</w:t>
            </w:r>
          </w:p>
        </w:tc>
        <w:tc>
          <w:tcPr>
            <w:tcW w:w="596" w:type="dxa"/>
            <w:shd w:val="clear" w:color="auto" w:fill="A6A6A6" w:themeFill="background1" w:themeFillShade="A6"/>
            <w:vAlign w:val="center"/>
          </w:tcPr>
          <w:p w14:paraId="45A7713A" w14:textId="417B652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43AF9B35" w14:textId="35E3C74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11.7</w:t>
            </w:r>
          </w:p>
        </w:tc>
        <w:tc>
          <w:tcPr>
            <w:tcW w:w="596" w:type="dxa"/>
            <w:vAlign w:val="center"/>
          </w:tcPr>
          <w:p w14:paraId="42E211A0" w14:textId="7E61E22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16</w:t>
            </w:r>
          </w:p>
        </w:tc>
        <w:tc>
          <w:tcPr>
            <w:tcW w:w="596" w:type="dxa"/>
            <w:vAlign w:val="center"/>
          </w:tcPr>
          <w:p w14:paraId="75CB0B00" w14:textId="0C2D3AA6"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25.4</w:t>
            </w:r>
          </w:p>
        </w:tc>
        <w:tc>
          <w:tcPr>
            <w:tcW w:w="596" w:type="dxa"/>
            <w:vAlign w:val="center"/>
          </w:tcPr>
          <w:p w14:paraId="09720414" w14:textId="3E2FB55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9.4</w:t>
            </w:r>
          </w:p>
        </w:tc>
        <w:tc>
          <w:tcPr>
            <w:tcW w:w="596" w:type="dxa"/>
            <w:vAlign w:val="center"/>
          </w:tcPr>
          <w:p w14:paraId="76131727" w14:textId="474DA06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31</w:t>
            </w:r>
          </w:p>
        </w:tc>
        <w:tc>
          <w:tcPr>
            <w:tcW w:w="596" w:type="dxa"/>
            <w:vAlign w:val="center"/>
          </w:tcPr>
          <w:p w14:paraId="556C3398" w14:textId="0810682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16.5</w:t>
            </w:r>
          </w:p>
        </w:tc>
        <w:tc>
          <w:tcPr>
            <w:tcW w:w="596" w:type="dxa"/>
            <w:vAlign w:val="center"/>
          </w:tcPr>
          <w:p w14:paraId="330434F2" w14:textId="7878E2A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10.7</w:t>
            </w:r>
          </w:p>
        </w:tc>
        <w:tc>
          <w:tcPr>
            <w:tcW w:w="596" w:type="dxa"/>
            <w:shd w:val="clear" w:color="auto" w:fill="A6A6A6" w:themeFill="background1" w:themeFillShade="A6"/>
            <w:vAlign w:val="center"/>
          </w:tcPr>
          <w:p w14:paraId="437002E1" w14:textId="509D1BB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vAlign w:val="center"/>
          </w:tcPr>
          <w:p w14:paraId="3B2B38D9" w14:textId="363DABC7"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18.4</w:t>
            </w:r>
          </w:p>
        </w:tc>
      </w:tr>
      <w:tr w:rsidR="007C28D5" w14:paraId="3659F60C"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5847BF69" w14:textId="76F3B8C6"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GRCAT</w:t>
            </w:r>
          </w:p>
        </w:tc>
        <w:tc>
          <w:tcPr>
            <w:tcW w:w="596" w:type="dxa"/>
            <w:vAlign w:val="center"/>
          </w:tcPr>
          <w:p w14:paraId="538702CC" w14:textId="7F0468B4"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15.2</w:t>
            </w:r>
          </w:p>
        </w:tc>
        <w:tc>
          <w:tcPr>
            <w:tcW w:w="585" w:type="dxa"/>
            <w:vAlign w:val="center"/>
          </w:tcPr>
          <w:p w14:paraId="7D833C46" w14:textId="6731CD6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13.2</w:t>
            </w:r>
          </w:p>
        </w:tc>
        <w:tc>
          <w:tcPr>
            <w:tcW w:w="596" w:type="dxa"/>
            <w:vAlign w:val="center"/>
          </w:tcPr>
          <w:p w14:paraId="2EAC4669" w14:textId="7CA2E18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8.9</w:t>
            </w:r>
          </w:p>
        </w:tc>
        <w:tc>
          <w:tcPr>
            <w:tcW w:w="596" w:type="dxa"/>
            <w:vAlign w:val="center"/>
          </w:tcPr>
          <w:p w14:paraId="22160316" w14:textId="0FB2FFD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9.7</w:t>
            </w:r>
          </w:p>
        </w:tc>
        <w:tc>
          <w:tcPr>
            <w:tcW w:w="596" w:type="dxa"/>
            <w:vAlign w:val="center"/>
          </w:tcPr>
          <w:p w14:paraId="41812DC5" w14:textId="610CAD7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16.4</w:t>
            </w:r>
          </w:p>
        </w:tc>
        <w:tc>
          <w:tcPr>
            <w:tcW w:w="596" w:type="dxa"/>
            <w:vAlign w:val="center"/>
          </w:tcPr>
          <w:p w14:paraId="13C5C30C" w14:textId="3E68C04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12</w:t>
            </w:r>
          </w:p>
        </w:tc>
        <w:tc>
          <w:tcPr>
            <w:tcW w:w="596" w:type="dxa"/>
            <w:vAlign w:val="center"/>
          </w:tcPr>
          <w:p w14:paraId="24D86D17" w14:textId="53A5F14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12.2</w:t>
            </w:r>
          </w:p>
        </w:tc>
        <w:tc>
          <w:tcPr>
            <w:tcW w:w="596" w:type="dxa"/>
            <w:vAlign w:val="center"/>
          </w:tcPr>
          <w:p w14:paraId="1DDDDB02" w14:textId="20274B6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14.8</w:t>
            </w:r>
          </w:p>
        </w:tc>
        <w:tc>
          <w:tcPr>
            <w:tcW w:w="596" w:type="dxa"/>
            <w:vAlign w:val="center"/>
          </w:tcPr>
          <w:p w14:paraId="6327926C" w14:textId="1E8470E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13.1</w:t>
            </w:r>
          </w:p>
        </w:tc>
        <w:tc>
          <w:tcPr>
            <w:tcW w:w="596" w:type="dxa"/>
            <w:vAlign w:val="center"/>
          </w:tcPr>
          <w:p w14:paraId="00292A01" w14:textId="59EB45F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10.5</w:t>
            </w:r>
          </w:p>
        </w:tc>
        <w:tc>
          <w:tcPr>
            <w:tcW w:w="596" w:type="dxa"/>
            <w:vAlign w:val="center"/>
          </w:tcPr>
          <w:p w14:paraId="463D2A00" w14:textId="31E934C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11.6</w:t>
            </w:r>
          </w:p>
        </w:tc>
        <w:tc>
          <w:tcPr>
            <w:tcW w:w="596" w:type="dxa"/>
            <w:vAlign w:val="center"/>
          </w:tcPr>
          <w:p w14:paraId="33812056" w14:textId="5A9BB5A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10</w:t>
            </w:r>
          </w:p>
        </w:tc>
        <w:tc>
          <w:tcPr>
            <w:tcW w:w="596" w:type="dxa"/>
            <w:vAlign w:val="center"/>
          </w:tcPr>
          <w:p w14:paraId="7BC25F67" w14:textId="22939F7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13</w:t>
            </w:r>
          </w:p>
        </w:tc>
        <w:tc>
          <w:tcPr>
            <w:tcW w:w="680" w:type="dxa"/>
            <w:vAlign w:val="center"/>
          </w:tcPr>
          <w:p w14:paraId="6AD2DC4A" w14:textId="1459074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12.4</w:t>
            </w:r>
          </w:p>
        </w:tc>
      </w:tr>
      <w:tr w:rsidR="007C28D5" w14:paraId="29351EDA"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34410B3E" w14:textId="3679C680"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GRLOO</w:t>
            </w:r>
          </w:p>
        </w:tc>
        <w:tc>
          <w:tcPr>
            <w:tcW w:w="596" w:type="dxa"/>
            <w:vAlign w:val="center"/>
          </w:tcPr>
          <w:p w14:paraId="3E591E0B" w14:textId="78C0F8C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29</w:t>
            </w:r>
          </w:p>
        </w:tc>
        <w:tc>
          <w:tcPr>
            <w:tcW w:w="585" w:type="dxa"/>
            <w:vAlign w:val="center"/>
          </w:tcPr>
          <w:p w14:paraId="7BE261A3" w14:textId="1E16150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21.8</w:t>
            </w:r>
          </w:p>
        </w:tc>
        <w:tc>
          <w:tcPr>
            <w:tcW w:w="596" w:type="dxa"/>
            <w:vAlign w:val="center"/>
          </w:tcPr>
          <w:p w14:paraId="36C89BA8" w14:textId="5030D8A6"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13.1</w:t>
            </w:r>
          </w:p>
        </w:tc>
        <w:tc>
          <w:tcPr>
            <w:tcW w:w="596" w:type="dxa"/>
            <w:vAlign w:val="center"/>
          </w:tcPr>
          <w:p w14:paraId="4908562B" w14:textId="7CF439D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9.7</w:t>
            </w:r>
          </w:p>
        </w:tc>
        <w:tc>
          <w:tcPr>
            <w:tcW w:w="596" w:type="dxa"/>
            <w:vAlign w:val="center"/>
          </w:tcPr>
          <w:p w14:paraId="5FDE9D2A" w14:textId="405C99C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10.9</w:t>
            </w:r>
          </w:p>
        </w:tc>
        <w:tc>
          <w:tcPr>
            <w:tcW w:w="596" w:type="dxa"/>
            <w:vAlign w:val="center"/>
          </w:tcPr>
          <w:p w14:paraId="7A404386" w14:textId="3B84D7B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10.6</w:t>
            </w:r>
          </w:p>
        </w:tc>
        <w:tc>
          <w:tcPr>
            <w:tcW w:w="596" w:type="dxa"/>
            <w:vAlign w:val="center"/>
          </w:tcPr>
          <w:p w14:paraId="0E6B61C5" w14:textId="7255431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7.7</w:t>
            </w:r>
          </w:p>
        </w:tc>
        <w:tc>
          <w:tcPr>
            <w:tcW w:w="596" w:type="dxa"/>
            <w:vAlign w:val="center"/>
          </w:tcPr>
          <w:p w14:paraId="4892803B" w14:textId="4BFB32C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17.6</w:t>
            </w:r>
          </w:p>
        </w:tc>
        <w:tc>
          <w:tcPr>
            <w:tcW w:w="596" w:type="dxa"/>
            <w:vAlign w:val="center"/>
          </w:tcPr>
          <w:p w14:paraId="374E4415" w14:textId="7ED8C8E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11.8</w:t>
            </w:r>
          </w:p>
        </w:tc>
        <w:tc>
          <w:tcPr>
            <w:tcW w:w="596" w:type="dxa"/>
            <w:vAlign w:val="center"/>
          </w:tcPr>
          <w:p w14:paraId="50969BA4" w14:textId="5DA0050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16.3</w:t>
            </w:r>
          </w:p>
        </w:tc>
        <w:tc>
          <w:tcPr>
            <w:tcW w:w="596" w:type="dxa"/>
            <w:vAlign w:val="center"/>
          </w:tcPr>
          <w:p w14:paraId="3CDDBD64" w14:textId="5EECF577"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19.6</w:t>
            </w:r>
          </w:p>
        </w:tc>
        <w:tc>
          <w:tcPr>
            <w:tcW w:w="596" w:type="dxa"/>
            <w:vAlign w:val="center"/>
          </w:tcPr>
          <w:p w14:paraId="21B784DD" w14:textId="4391CAF8"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13.8</w:t>
            </w:r>
          </w:p>
        </w:tc>
        <w:tc>
          <w:tcPr>
            <w:tcW w:w="596" w:type="dxa"/>
            <w:vAlign w:val="center"/>
          </w:tcPr>
          <w:p w14:paraId="1870DC78" w14:textId="4B2465C8"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17</w:t>
            </w:r>
          </w:p>
        </w:tc>
        <w:tc>
          <w:tcPr>
            <w:tcW w:w="680" w:type="dxa"/>
            <w:vAlign w:val="center"/>
          </w:tcPr>
          <w:p w14:paraId="3CC69454" w14:textId="4E6193C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15.3</w:t>
            </w:r>
          </w:p>
        </w:tc>
      </w:tr>
      <w:tr w:rsidR="00B92129" w14:paraId="29501B79"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75ED5DD8" w14:textId="106E34C0"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GRMIN</w:t>
            </w:r>
          </w:p>
        </w:tc>
        <w:tc>
          <w:tcPr>
            <w:tcW w:w="596" w:type="dxa"/>
            <w:shd w:val="clear" w:color="auto" w:fill="A6A6A6" w:themeFill="background1" w:themeFillShade="A6"/>
            <w:vAlign w:val="center"/>
          </w:tcPr>
          <w:p w14:paraId="2E3620B4" w14:textId="6EEA50D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6D916F55" w14:textId="2E2D011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F68F6D4" w14:textId="0F8F518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8D21308" w14:textId="08378C2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E310907" w14:textId="56085B0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A341368" w14:textId="199A0C5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AD949A9" w14:textId="45D840C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CEB99CE" w14:textId="143A87C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57863A2" w14:textId="2476F96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692F1A1" w14:textId="034B2C7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1E4C74AC" w14:textId="75F61D6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6.1</w:t>
            </w:r>
          </w:p>
        </w:tc>
        <w:tc>
          <w:tcPr>
            <w:tcW w:w="596" w:type="dxa"/>
            <w:vAlign w:val="center"/>
          </w:tcPr>
          <w:p w14:paraId="7624B363" w14:textId="7DD31DD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6.3</w:t>
            </w:r>
          </w:p>
        </w:tc>
        <w:tc>
          <w:tcPr>
            <w:tcW w:w="596" w:type="dxa"/>
            <w:vAlign w:val="center"/>
          </w:tcPr>
          <w:p w14:paraId="7902D30C" w14:textId="272D743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7.6</w:t>
            </w:r>
          </w:p>
        </w:tc>
        <w:tc>
          <w:tcPr>
            <w:tcW w:w="680" w:type="dxa"/>
            <w:vAlign w:val="center"/>
          </w:tcPr>
          <w:p w14:paraId="7C677DC0" w14:textId="15D1109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6.7</w:t>
            </w:r>
          </w:p>
        </w:tc>
      </w:tr>
      <w:tr w:rsidR="00B92129" w14:paraId="3AE1C7F4"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013ABA04" w14:textId="107749AE"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GRLOS</w:t>
            </w:r>
          </w:p>
        </w:tc>
        <w:tc>
          <w:tcPr>
            <w:tcW w:w="596" w:type="dxa"/>
            <w:shd w:val="clear" w:color="auto" w:fill="A6A6A6" w:themeFill="background1" w:themeFillShade="A6"/>
            <w:vAlign w:val="center"/>
          </w:tcPr>
          <w:p w14:paraId="44FEE2C0" w14:textId="4B52483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014DBB8B" w14:textId="2EAA368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E206FA2" w14:textId="52FBE317"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D674CCD" w14:textId="2443CCB6"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EFA4D98" w14:textId="5811366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37F9EC7" w14:textId="2761413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1FB1AFA" w14:textId="5910E55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946A4C3" w14:textId="783AA06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62BB2AB" w14:textId="7C27936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65721E30" w14:textId="154F0BD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5.3</w:t>
            </w:r>
          </w:p>
        </w:tc>
        <w:tc>
          <w:tcPr>
            <w:tcW w:w="596" w:type="dxa"/>
            <w:vAlign w:val="center"/>
          </w:tcPr>
          <w:p w14:paraId="65FD0FFF" w14:textId="148547B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5.1</w:t>
            </w:r>
          </w:p>
        </w:tc>
        <w:tc>
          <w:tcPr>
            <w:tcW w:w="596" w:type="dxa"/>
            <w:vAlign w:val="center"/>
          </w:tcPr>
          <w:p w14:paraId="385B8D71" w14:textId="581C00F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4.5</w:t>
            </w:r>
          </w:p>
        </w:tc>
        <w:tc>
          <w:tcPr>
            <w:tcW w:w="596" w:type="dxa"/>
            <w:shd w:val="clear" w:color="auto" w:fill="A6A6A6" w:themeFill="background1" w:themeFillShade="A6"/>
            <w:vAlign w:val="center"/>
          </w:tcPr>
          <w:p w14:paraId="2B4DFFCB" w14:textId="455D7E8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vAlign w:val="center"/>
          </w:tcPr>
          <w:p w14:paraId="6A5ADD1E" w14:textId="2ECD1FB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w:t>
            </w:r>
          </w:p>
        </w:tc>
      </w:tr>
      <w:tr w:rsidR="00B92129" w14:paraId="7B737057"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02C09F61" w14:textId="0E45D126"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GRWEN</w:t>
            </w:r>
          </w:p>
        </w:tc>
        <w:tc>
          <w:tcPr>
            <w:tcW w:w="596" w:type="dxa"/>
            <w:shd w:val="clear" w:color="auto" w:fill="A6A6A6" w:themeFill="background1" w:themeFillShade="A6"/>
            <w:vAlign w:val="center"/>
          </w:tcPr>
          <w:p w14:paraId="32AF0782" w14:textId="27755E5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7FBFD3B4" w14:textId="5CB1310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D298A30" w14:textId="14B1E7C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DA73F8F" w14:textId="081687A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43E2EFC" w14:textId="635EE5E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09D51CF" w14:textId="4AA6159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E58715A" w14:textId="60976A2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2016CFB" w14:textId="2BCFE5E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BBE8026" w14:textId="61B4C92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2646F6AB" w14:textId="6F95DA5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10.6</w:t>
            </w:r>
          </w:p>
        </w:tc>
        <w:tc>
          <w:tcPr>
            <w:tcW w:w="596" w:type="dxa"/>
            <w:vAlign w:val="center"/>
          </w:tcPr>
          <w:p w14:paraId="0B71C5D2" w14:textId="62E75C5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10.8</w:t>
            </w:r>
          </w:p>
        </w:tc>
        <w:tc>
          <w:tcPr>
            <w:tcW w:w="596" w:type="dxa"/>
            <w:vAlign w:val="center"/>
          </w:tcPr>
          <w:p w14:paraId="26BECD5D" w14:textId="60CEF3F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13.5</w:t>
            </w:r>
          </w:p>
        </w:tc>
        <w:tc>
          <w:tcPr>
            <w:tcW w:w="596" w:type="dxa"/>
            <w:shd w:val="clear" w:color="auto" w:fill="A6A6A6" w:themeFill="background1" w:themeFillShade="A6"/>
            <w:vAlign w:val="center"/>
          </w:tcPr>
          <w:p w14:paraId="00D9303C" w14:textId="7E72FE1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vAlign w:val="center"/>
          </w:tcPr>
          <w:p w14:paraId="271C158C" w14:textId="1C8A6F4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11.7</w:t>
            </w:r>
          </w:p>
        </w:tc>
      </w:tr>
      <w:tr w:rsidR="007C28D5" w14:paraId="21A7E1DD"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1" w:type="dxa"/>
            <w:gridSpan w:val="15"/>
            <w:vAlign w:val="center"/>
          </w:tcPr>
          <w:p w14:paraId="7EFBEC5F" w14:textId="66A16BCD" w:rsidR="007C28D5" w:rsidRPr="007C28D5" w:rsidRDefault="007C28D5" w:rsidP="007C28D5">
            <w:pPr>
              <w:rPr>
                <w:rFonts w:cs="Times New Roman"/>
                <w:color w:val="000000"/>
                <w:sz w:val="20"/>
                <w:szCs w:val="20"/>
              </w:rPr>
            </w:pPr>
            <w:r w:rsidRPr="007C28D5">
              <w:rPr>
                <w:rFonts w:cs="Times New Roman"/>
                <w:color w:val="000000"/>
                <w:sz w:val="20"/>
                <w:szCs w:val="20"/>
              </w:rPr>
              <w:t>Lower Snake</w:t>
            </w:r>
          </w:p>
        </w:tc>
      </w:tr>
      <w:tr w:rsidR="00B92129" w14:paraId="2941A53D"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16A9AA73" w14:textId="05DBD62E"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SNASO</w:t>
            </w:r>
          </w:p>
        </w:tc>
        <w:tc>
          <w:tcPr>
            <w:tcW w:w="596" w:type="dxa"/>
            <w:shd w:val="clear" w:color="auto" w:fill="A6A6A6" w:themeFill="background1" w:themeFillShade="A6"/>
            <w:vAlign w:val="center"/>
          </w:tcPr>
          <w:p w14:paraId="05FCC689" w14:textId="5DB45EF4"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4D59378E" w14:textId="6BAB91F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2B52EDB" w14:textId="300C0DC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BD37375" w14:textId="5979126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A01188F" w14:textId="14C429C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718039C" w14:textId="4484674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F4F5375" w14:textId="267AE56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1419CE7" w14:textId="53BFC61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D2D04E2" w14:textId="7F1F04C4"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321506E" w14:textId="6406DE0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0176F64" w14:textId="76813C2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7E192AAA" w14:textId="56EDEDE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48.4</w:t>
            </w:r>
          </w:p>
        </w:tc>
        <w:tc>
          <w:tcPr>
            <w:tcW w:w="596" w:type="dxa"/>
            <w:vAlign w:val="center"/>
          </w:tcPr>
          <w:p w14:paraId="2686A5B5" w14:textId="00CB835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28.5</w:t>
            </w:r>
          </w:p>
        </w:tc>
        <w:tc>
          <w:tcPr>
            <w:tcW w:w="680" w:type="dxa"/>
            <w:vAlign w:val="center"/>
          </w:tcPr>
          <w:p w14:paraId="168FE49A" w14:textId="1A79853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38.5</w:t>
            </w:r>
          </w:p>
        </w:tc>
      </w:tr>
      <w:tr w:rsidR="00B92129" w14:paraId="7C04BBDE"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566CDEF7" w14:textId="42F8005F"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SNTUC</w:t>
            </w:r>
          </w:p>
        </w:tc>
        <w:tc>
          <w:tcPr>
            <w:tcW w:w="596" w:type="dxa"/>
            <w:shd w:val="clear" w:color="auto" w:fill="A6A6A6" w:themeFill="background1" w:themeFillShade="A6"/>
            <w:vAlign w:val="center"/>
          </w:tcPr>
          <w:p w14:paraId="29B28059" w14:textId="3F3311B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3FF2AF46" w14:textId="253C844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C3ADB35" w14:textId="1DABAB5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8F864BB" w14:textId="5DD881F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C3D4A07" w14:textId="55FDDEE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64DBE31" w14:textId="075C3FE6"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F863ADC" w14:textId="790C0C1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B8CFAB0" w14:textId="5E385DF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A7A19F1" w14:textId="3378B80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941EA85" w14:textId="39379C7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0CEE474" w14:textId="257B1BA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C1F24D0" w14:textId="7EE006D7"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1D3FDE7" w14:textId="7373630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shd w:val="clear" w:color="auto" w:fill="A6A6A6" w:themeFill="background1" w:themeFillShade="A6"/>
            <w:vAlign w:val="center"/>
          </w:tcPr>
          <w:p w14:paraId="7CC0658D" w14:textId="2CAA3C2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r>
    </w:tbl>
    <w:p w14:paraId="587BCFD8" w14:textId="77777777" w:rsidR="007C28D5" w:rsidRDefault="007C28D5" w:rsidP="0053510D"/>
    <w:sectPr w:rsidR="007C28D5" w:rsidSect="004F3B0A">
      <w:pgSz w:w="12240" w:h="15840" w:code="1"/>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Copeland,Tim" w:date="2024-05-14T14:17:00Z" w:initials="TC">
    <w:p w14:paraId="232FB628" w14:textId="77777777" w:rsidR="00EE53F2" w:rsidRDefault="00EE53F2" w:rsidP="00EE53F2">
      <w:pPr>
        <w:pStyle w:val="CommentText"/>
      </w:pPr>
      <w:r>
        <w:rPr>
          <w:rStyle w:val="CommentReference"/>
        </w:rPr>
        <w:annotationRef/>
      </w:r>
      <w:r>
        <w:t>There will naturally be budget questions to go with the priorities. Here, introduce the idea that a by-product of this system will be efficiencies in IPTDS mgt while also addressing primary monitoring needs. Ideally, such efficiencies will make priorities budget-neutral in the big picture. Circle back to that in the Discussion.</w:t>
      </w:r>
    </w:p>
  </w:comment>
  <w:comment w:id="3" w:author="Mike Ackerman" w:date="2024-05-28T11:59:00Z" w:initials="MA">
    <w:p w14:paraId="786BE7FB" w14:textId="77777777" w:rsidR="00EE53F2" w:rsidRDefault="00EE53F2" w:rsidP="00EE53F2">
      <w:pPr>
        <w:pStyle w:val="CommentText"/>
      </w:pPr>
      <w:r>
        <w:rPr>
          <w:rStyle w:val="CommentReference"/>
        </w:rPr>
        <w:annotationRef/>
      </w:r>
      <w:r>
        <w:t>This last paragraph is my attempt to address this. Please feel free to edit to help improve clarity.</w:t>
      </w:r>
    </w:p>
  </w:comment>
  <w:comment w:id="9" w:author="Copeland,Tim" w:date="2023-08-30T15:51:00Z" w:initials="TC">
    <w:p w14:paraId="23387CB7" w14:textId="69A9B8BB" w:rsidR="00A60684" w:rsidRDefault="00A60684" w:rsidP="00A60684">
      <w:pPr>
        <w:pStyle w:val="CommentText"/>
      </w:pPr>
      <w:r>
        <w:rPr>
          <w:rStyle w:val="CommentReference"/>
        </w:rPr>
        <w:annotationRef/>
      </w:r>
      <w:r>
        <w:t>I don't know of a single example where you could address spatial structure with IPTDS. That would mean at least 2 arrays in each major spawning area in a population, because the rules say spawning must be observed in the upstream half AND the downstream half of a major spawning area in order for the SA to be occupied.</w:t>
      </w:r>
    </w:p>
  </w:comment>
  <w:comment w:id="10" w:author="Mike Ackerman" w:date="2024-04-04T08:45:00Z" w:initials="MA">
    <w:p w14:paraId="49153193" w14:textId="77777777" w:rsidR="00A60684" w:rsidRDefault="00A60684" w:rsidP="00A60684">
      <w:pPr>
        <w:pStyle w:val="CommentText"/>
      </w:pPr>
      <w:r>
        <w:rPr>
          <w:rStyle w:val="CommentReference"/>
        </w:rPr>
        <w:annotationRef/>
      </w:r>
      <w:r>
        <w:t>In the ASMS dcoument, I just see "For spatial distribution, determine whether adults are spawning in all major and minor spawning areas on an annual basis. Develop surrogates for adult spatial distribution in areas where spawning surveys are feasible." section 4.1.2.</w:t>
      </w:r>
    </w:p>
    <w:p w14:paraId="4D1BBDFA" w14:textId="77777777" w:rsidR="00A60684" w:rsidRDefault="00A60684" w:rsidP="00A60684">
      <w:pPr>
        <w:pStyle w:val="CommentText"/>
      </w:pPr>
    </w:p>
    <w:p w14:paraId="3C53F70A" w14:textId="77777777" w:rsidR="00A60684" w:rsidRDefault="00A60684" w:rsidP="00A60684">
      <w:pPr>
        <w:pStyle w:val="CommentText"/>
      </w:pPr>
      <w:r>
        <w:t>E.g., in the Imnaha River, we are using IPTDS to determine the relative proportion of spawners among major and minor spawning areas and to determine whether each SA is occupied. Point being, I see no reason why IPTDS couldn't be used to assess spatial structure, but to your point, I agree that abundance and productivity are the focus  and is why I listed that IPTDS can be used to "indirectly" assess spatial structure.</w:t>
      </w:r>
    </w:p>
  </w:comment>
  <w:comment w:id="11" w:author="FELDHAUS Joseph * ODFW" w:date="2024-05-15T09:36:00Z" w:initials="JF">
    <w:p w14:paraId="7C38FE97" w14:textId="77777777" w:rsidR="00A60684" w:rsidRDefault="00A60684" w:rsidP="00A60684">
      <w:pPr>
        <w:pStyle w:val="CommentText"/>
      </w:pPr>
      <w:r>
        <w:rPr>
          <w:rStyle w:val="CommentReference"/>
        </w:rPr>
        <w:annotationRef/>
      </w:r>
      <w:r>
        <w:t xml:space="preserve">For the Imnaha, are you discussing Summer Steelhead or Spring Chinook?  For ODFW, we do not rely on PIT arrays to evaluate spatial distribution or estimate spawner abundance in the Imnaha River.  When we report data for coordinated assessments and for viability analysis, all data and subsequent results are  based on weirs + the mark/recap estimates.  </w:t>
      </w:r>
    </w:p>
  </w:comment>
  <w:comment w:id="14" w:author="Copeland,Tim" w:date="2023-08-31T15:20:00Z" w:initials="TC">
    <w:p w14:paraId="2B1AB73E" w14:textId="77777777" w:rsidR="00742063" w:rsidRDefault="00742063" w:rsidP="00742063">
      <w:pPr>
        <w:pStyle w:val="CommentText"/>
      </w:pPr>
      <w:r>
        <w:rPr>
          <w:rStyle w:val="CommentReference"/>
        </w:rPr>
        <w:annotationRef/>
      </w:r>
      <w:r>
        <w:t>I think we need to consider population priority within the viable MPG scenarios in the 2017 recovery plan when assigning outcomes. One could argue that populations targeted for viability or high viability should receive high precision monitoring before populations that need only be maintained. One could also incorporate other considerations within this loop, such as habitat restoration. There is some mention of the latter in the MPG tables so it would be good to formalize that within the decision tree.</w:t>
      </w:r>
    </w:p>
  </w:comment>
  <w:comment w:id="15" w:author="Mike Ackerman" w:date="2024-04-05T07:05:00Z" w:initials="MA">
    <w:p w14:paraId="17634D20" w14:textId="77777777" w:rsidR="005F3C57" w:rsidRDefault="005F3C57" w:rsidP="00A804C9">
      <w:pPr>
        <w:pStyle w:val="CommentText"/>
      </w:pPr>
      <w:r>
        <w:rPr>
          <w:rStyle w:val="CommentReference"/>
        </w:rPr>
        <w:annotationRef/>
      </w:r>
      <w:r>
        <w:t>Agreed that the NOAA (2017) recovery tables should come into consideration. I've added those as Appendix A so that info can be easily considered for making recommendations. I'm hesitant at first to include in the formal decision tree bc at some point those trees could become so complex that they become unusable. I'll find a place in the Approach to mention that NOAA (2017) recovery tables were taken into consideration.</w:t>
      </w:r>
    </w:p>
  </w:comment>
  <w:comment w:id="19" w:author="Copeland,Tim" w:date="2024-05-14T14:28:00Z" w:initials="TC">
    <w:p w14:paraId="2E8103BC" w14:textId="77777777" w:rsidR="00A60684" w:rsidRDefault="00A60684" w:rsidP="00A60684">
      <w:pPr>
        <w:pStyle w:val="CommentText"/>
      </w:pPr>
      <w:r>
        <w:rPr>
          <w:rStyle w:val="CommentReference"/>
        </w:rPr>
        <w:annotationRef/>
      </w:r>
      <w:r>
        <w:t>Attach a priority to each outcome node. Green is #1, reds are low priority, top yellow is #3, bottom yellow is #2. Or something like that. Add the outcomes for all IPTDSs to the notes column in Table 4.</w:t>
      </w:r>
    </w:p>
  </w:comment>
  <w:comment w:id="20" w:author="Mike Ackerman" w:date="2023-10-18T10:01:00Z" w:initials="MA">
    <w:p w14:paraId="26791BDD" w14:textId="77777777" w:rsidR="00A60684" w:rsidRDefault="00A60684" w:rsidP="00A60684">
      <w:pPr>
        <w:pStyle w:val="CommentText"/>
      </w:pPr>
      <w:r>
        <w:rPr>
          <w:rStyle w:val="CommentReference"/>
        </w:rPr>
        <w:annotationRef/>
      </w:r>
      <w:r>
        <w:t>Comment from JF: Do we have any sites that follow the pathway "High Precision" Is the population currently monitored using IPTDS &lt;-No to Within the Same MPG is there another pop with high-precision monitoring = No, and ending at "Consider removing IPTDS.  Are all possible outcomes represented by existing sites?</w:t>
      </w:r>
    </w:p>
  </w:comment>
  <w:comment w:id="21" w:author="Mike Ackerman" w:date="2024-04-05T07:21:00Z" w:initials="MA">
    <w:p w14:paraId="0F2EBB97" w14:textId="77777777" w:rsidR="00A60684" w:rsidRDefault="00A60684" w:rsidP="00A60684">
      <w:pPr>
        <w:pStyle w:val="CommentText"/>
      </w:pPr>
      <w:r>
        <w:rPr>
          <w:rStyle w:val="CommentReference"/>
        </w:rPr>
        <w:annotationRef/>
      </w:r>
      <w:r>
        <w:t>Only one population follows that path: SRPAH (Pahsimeroi River) Chinook salmon. But yes, I believe I checked at one point, but between both species, I believe each path is represented, albeit some rare. And with that, USI is one being considered for removal (and USE could be considered to be moved to a more useful location).</w:t>
      </w:r>
    </w:p>
  </w:comment>
  <w:comment w:id="24" w:author="FELDHAUS Joseph * ODFW [2]" w:date="2023-10-11T14:16:00Z" w:initials="FJ*O">
    <w:p w14:paraId="3493922C" w14:textId="77777777" w:rsidR="00A60684" w:rsidRDefault="00A60684" w:rsidP="00A60684">
      <w:pPr>
        <w:pStyle w:val="CommentText"/>
      </w:pPr>
      <w:r>
        <w:rPr>
          <w:rStyle w:val="CommentReference"/>
        </w:rPr>
        <w:annotationRef/>
      </w:r>
      <w:r>
        <w:t xml:space="preserve">Should this be refined to say "&gt;75% of the days during each annual adult migration period".  I just pulled 75% out of thin air.  The point is that we should identify a time unit (days) and put some sort of requirement for operation.  </w:t>
      </w:r>
    </w:p>
  </w:comment>
  <w:comment w:id="25" w:author="Mike Ackerman" w:date="2024-04-05T07:31:00Z" w:initials="MA">
    <w:p w14:paraId="1C5B6220" w14:textId="77777777" w:rsidR="00A60684" w:rsidRDefault="00A60684" w:rsidP="00A60684">
      <w:pPr>
        <w:pStyle w:val="CommentText"/>
      </w:pPr>
      <w:r>
        <w:rPr>
          <w:rStyle w:val="CommentReference"/>
        </w:rPr>
        <w:annotationRef/>
      </w:r>
      <w:r>
        <w:t>At this point, it could be done, but it's difficult for me to mine the precise number of days that each site operates for each species and spawn year and so would be difficult to use a specified criteria for past years. That said, this is something I very much want to work on, i.e., the ability to query site performance information (noise, voltage, test tags) in a manner where the number of days or proportion of run that a site reliably operates can be easily summarized for all sites across the basin.</w:t>
      </w:r>
    </w:p>
  </w:comment>
  <w:comment w:id="26" w:author="FELDHAUS Joseph * ODFW" w:date="2024-05-15T10:05:00Z" w:initials="JF">
    <w:p w14:paraId="78D02BAE" w14:textId="77777777" w:rsidR="00A60684" w:rsidRDefault="00A60684" w:rsidP="00A60684">
      <w:pPr>
        <w:pStyle w:val="CommentText"/>
      </w:pPr>
      <w:r>
        <w:rPr>
          <w:rStyle w:val="CommentReference"/>
        </w:rPr>
        <w:annotationRef/>
      </w:r>
      <w:r>
        <w:t xml:space="preserve">I still think you need to put some sort of guidance around “continuous”.  Yes, difficult to define, but putting some sort of recommendation like “75% of the migration period days” has value.  Maybe you need another row Table 2 for “Problematic?” that indicates a site may have difficulties operating throughout the entire migration period and it captures stuff &lt;75%.  </w:t>
      </w:r>
    </w:p>
  </w:comment>
  <w:comment w:id="27" w:author="Mike Ackerman" w:date="2024-05-28T13:36:00Z" w:initials="MA">
    <w:p w14:paraId="53DFE83D" w14:textId="77777777" w:rsidR="00161662" w:rsidRDefault="00161662" w:rsidP="00FF14AA">
      <w:pPr>
        <w:pStyle w:val="CommentText"/>
      </w:pPr>
      <w:r>
        <w:rPr>
          <w:rStyle w:val="CommentReference"/>
        </w:rPr>
        <w:annotationRef/>
      </w:r>
      <w:r>
        <w:t>K. See what folks think about this updated language. I have started mining virtual test tag data to evaluate reliability among sites and have that compiled. It's just that defining what is reliable or not is difficult. I've been using VTTs as the standard, but not all sites use those, and then there's additional considerations because you need to summarize "reliability" among antennas in an array. It's also hunky dory to have a low detection probability and/or a few antennas down so long as your estimate of detection probability is unbiased.</w:t>
      </w:r>
    </w:p>
  </w:comment>
  <w:comment w:id="49" w:author="Mike Ackerman" w:date="2024-04-11T08:29:00Z" w:initials="MA">
    <w:p w14:paraId="1D8A117C" w14:textId="496E8710" w:rsidR="00E916FB" w:rsidRDefault="00E916FB" w:rsidP="00E916FB">
      <w:pPr>
        <w:pStyle w:val="CommentText"/>
      </w:pPr>
      <w:r>
        <w:rPr>
          <w:rStyle w:val="CommentReference"/>
        </w:rPr>
        <w:annotationRef/>
      </w:r>
      <w:r>
        <w:t>Should the potential for juvenile, reach-specific survival monitoring be mentioned or considered? E.g., SFG, given recent upgrades, has promise for parsing estimates to SFG and SFG -&gt; LGR. If it proves successful, it could be provide emphasis for other "mainstem" arrays, where possible.</w:t>
      </w:r>
    </w:p>
  </w:comment>
  <w:comment w:id="50" w:author="Copeland,Tim" w:date="2024-05-14T14:34:00Z" w:initials="TC">
    <w:p w14:paraId="54CD882E" w14:textId="77777777" w:rsidR="00E916FB" w:rsidRDefault="00E916FB" w:rsidP="00E916FB">
      <w:pPr>
        <w:pStyle w:val="CommentText"/>
      </w:pPr>
      <w:r>
        <w:rPr>
          <w:rStyle w:val="CommentReference"/>
        </w:rPr>
        <w:annotationRef/>
      </w:r>
      <w:r>
        <w:t xml:space="preserve">Stick to adults only. This is implied in the title and stated at the bottom of page 2. Adult monitoring is the primary information need. </w:t>
      </w:r>
    </w:p>
  </w:comment>
  <w:comment w:id="51" w:author="FELDHAUS Joseph * ODFW" w:date="2024-05-15T10:06:00Z" w:initials="JF">
    <w:p w14:paraId="6BEE2726" w14:textId="77777777" w:rsidR="00E916FB" w:rsidRDefault="00E916FB" w:rsidP="00E916FB">
      <w:pPr>
        <w:pStyle w:val="CommentText"/>
      </w:pPr>
      <w:r>
        <w:rPr>
          <w:rStyle w:val="CommentReference"/>
        </w:rPr>
        <w:annotationRef/>
      </w:r>
      <w:r>
        <w:t>I agree with Tim. Stick to adults.  Juveniles are problematic.</w:t>
      </w:r>
    </w:p>
  </w:comment>
  <w:comment w:id="56" w:author="Copeland,Tim" w:date="2024-05-14T14:35:00Z" w:initials="TC">
    <w:p w14:paraId="479824AA" w14:textId="77777777" w:rsidR="00E916FB" w:rsidRDefault="00E916FB" w:rsidP="00E916FB">
      <w:pPr>
        <w:pStyle w:val="CommentText"/>
      </w:pPr>
      <w:r>
        <w:rPr>
          <w:rStyle w:val="CommentReference"/>
        </w:rPr>
        <w:annotationRef/>
      </w:r>
      <w:r>
        <w:t>How many of these are currently funded?</w:t>
      </w:r>
    </w:p>
  </w:comment>
  <w:comment w:id="57" w:author="Copeland,Tim" w:date="2024-05-14T14:36:00Z" w:initials="TC">
    <w:p w14:paraId="09256D10" w14:textId="77777777" w:rsidR="00E916FB" w:rsidRDefault="00E916FB" w:rsidP="00E916FB">
      <w:pPr>
        <w:pStyle w:val="CommentText"/>
      </w:pPr>
      <w:r>
        <w:rPr>
          <w:rStyle w:val="CommentReference"/>
        </w:rPr>
        <w:annotationRef/>
      </w:r>
      <w:r>
        <w:t>Seems like a proponent to be responsible will need to be identified before these can move forward.</w:t>
      </w:r>
    </w:p>
  </w:comment>
  <w:comment w:id="62" w:author="Mike Ackerman" w:date="2024-05-28T14:20:00Z" w:initials="MA">
    <w:p w14:paraId="3BAD08F4" w14:textId="77777777" w:rsidR="00722B0E" w:rsidRDefault="00722B0E" w:rsidP="00333524">
      <w:pPr>
        <w:pStyle w:val="CommentText"/>
      </w:pPr>
      <w:r>
        <w:rPr>
          <w:rStyle w:val="CommentReference"/>
        </w:rPr>
        <w:annotationRef/>
      </w:r>
      <w:r>
        <w:t>I need to re-visit this table after reviewing all following edits.</w:t>
      </w:r>
    </w:p>
  </w:comment>
  <w:comment w:id="63" w:author="Copeland,Tim" w:date="2024-05-14T14:38:00Z" w:initials="TC">
    <w:p w14:paraId="0112550E" w14:textId="372040C0" w:rsidR="00E916FB" w:rsidRDefault="00E916FB" w:rsidP="00E916FB">
      <w:pPr>
        <w:pStyle w:val="CommentText"/>
      </w:pPr>
      <w:r>
        <w:rPr>
          <w:rStyle w:val="CommentReference"/>
        </w:rPr>
        <w:annotationRef/>
      </w:r>
      <w:r>
        <w:t>Sawtooth FH weir covers most of SRUMA and a good chunk of SRUMA-s.</w:t>
      </w:r>
    </w:p>
  </w:comment>
  <w:comment w:id="64" w:author="Mike Ackerman" w:date="2024-05-28T13:49:00Z" w:initials="MA">
    <w:p w14:paraId="49C5D707" w14:textId="77777777" w:rsidR="00CF04C6" w:rsidRDefault="00CF04C6" w:rsidP="0078327C">
      <w:pPr>
        <w:pStyle w:val="CommentText"/>
      </w:pPr>
      <w:r>
        <w:rPr>
          <w:rStyle w:val="CommentReference"/>
        </w:rPr>
        <w:annotationRef/>
      </w:r>
      <w:r>
        <w:t>Agreed we're golden for SRUMA, but the Sawtooth FH weir only covers 1 of 5 major spawning areas in SRUMA-s. It seems these recommendations can remain.</w:t>
      </w:r>
    </w:p>
  </w:comment>
  <w:comment w:id="65" w:author="Copeland,Tim" w:date="2024-05-14T14:41:00Z" w:initials="TC">
    <w:p w14:paraId="488EE98D" w14:textId="2FC008D3" w:rsidR="00E916FB" w:rsidRDefault="00E916FB" w:rsidP="00E916FB">
      <w:pPr>
        <w:pStyle w:val="CommentText"/>
      </w:pPr>
      <w:r>
        <w:rPr>
          <w:rStyle w:val="CommentReference"/>
        </w:rPr>
        <w:annotationRef/>
      </w:r>
      <w:r>
        <w:t>Pahsimeroi FH weir covers most of SRPAH and probably most of SRPAH-s. Is there a way to get SRLMA by subtraction?</w:t>
      </w:r>
    </w:p>
  </w:comment>
  <w:comment w:id="66" w:author="Mike Ackerman" w:date="2024-05-28T14:03:00Z" w:initials="MA">
    <w:p w14:paraId="3D9AD2D6" w14:textId="77777777" w:rsidR="00B14F7F" w:rsidRDefault="00B14F7F">
      <w:pPr>
        <w:pStyle w:val="CommentText"/>
      </w:pPr>
      <w:r>
        <w:rPr>
          <w:rStyle w:val="CommentReference"/>
        </w:rPr>
        <w:annotationRef/>
      </w:r>
      <w:r>
        <w:t>For Chinook, it is currently feasible (and done), but probably less than ideal. We estimate SRLMA based on fish detected at USE and USI, but then never detected upstream elsewhere. So, e.g., fish spawning below SALEFT or below SAWT would be included in the SRLMA estimate.</w:t>
      </w:r>
    </w:p>
    <w:p w14:paraId="77972FA9" w14:textId="77777777" w:rsidR="00B14F7F" w:rsidRDefault="00B14F7F">
      <w:pPr>
        <w:pStyle w:val="CommentText"/>
      </w:pPr>
    </w:p>
    <w:p w14:paraId="04CCEF21" w14:textId="77777777" w:rsidR="00B14F7F" w:rsidRDefault="00B14F7F" w:rsidP="00893848">
      <w:pPr>
        <w:pStyle w:val="CommentText"/>
      </w:pPr>
      <w:r>
        <w:t>Steelhead is more problematic given pop boundaries and would be the impetus for moving USI to the lower boundary of the SREFS-s population. Also, a site near Clayton or lower EF Salmon would greatly aid steelhead monitoring (as noted), and would improve things for SRLMA.</w:t>
      </w:r>
    </w:p>
  </w:comment>
  <w:comment w:id="67" w:author="Copeland,Tim" w:date="2024-05-14T14:42:00Z" w:initials="TC">
    <w:p w14:paraId="2982D769" w14:textId="398CF293" w:rsidR="00E916FB" w:rsidRDefault="00E916FB" w:rsidP="00E916FB">
      <w:pPr>
        <w:pStyle w:val="CommentText"/>
      </w:pPr>
      <w:r>
        <w:rPr>
          <w:rStyle w:val="CommentReference"/>
        </w:rPr>
        <w:annotationRef/>
      </w:r>
      <w:r>
        <w:t>This may have happened already. Last detection in PTAGIS was Nov 2022.</w:t>
      </w:r>
    </w:p>
  </w:comment>
  <w:comment w:id="68" w:author="Mike Ackerman" w:date="2024-05-28T13:51:00Z" w:initials="MA">
    <w:p w14:paraId="092E06C2" w14:textId="77777777" w:rsidR="00CF04C6" w:rsidRDefault="00CF04C6" w:rsidP="00BC1497">
      <w:pPr>
        <w:pStyle w:val="CommentText"/>
      </w:pPr>
      <w:r>
        <w:rPr>
          <w:rStyle w:val="CommentReference"/>
        </w:rPr>
        <w:annotationRef/>
      </w:r>
      <w:r>
        <w:t>USI is still in the river, but has ongoing issues with cattle chewing up cables. I think everybody is in support or decommissioning that site and moving resources elsewhere.</w:t>
      </w:r>
    </w:p>
  </w:comment>
  <w:comment w:id="69" w:author="Copeland,Tim" w:date="2024-05-14T14:58:00Z" w:initials="TC">
    <w:p w14:paraId="745CD562" w14:textId="313310E1" w:rsidR="00E916FB" w:rsidRDefault="00E916FB" w:rsidP="00E916FB">
      <w:pPr>
        <w:pStyle w:val="CommentText"/>
      </w:pPr>
      <w:r>
        <w:rPr>
          <w:rStyle w:val="CommentReference"/>
        </w:rPr>
        <w:annotationRef/>
      </w:r>
      <w:r>
        <w:t>Disagree. These are paired with RSTs to provide life cycle monitoring of distinct parts of the population.</w:t>
      </w:r>
    </w:p>
  </w:comment>
  <w:comment w:id="70" w:author="Copeland,Tim" w:date="2024-05-14T14:44:00Z" w:initials="TC">
    <w:p w14:paraId="04B4B7F5" w14:textId="77777777" w:rsidR="00E916FB" w:rsidRDefault="00E916FB" w:rsidP="00E916FB">
      <w:pPr>
        <w:pStyle w:val="CommentText"/>
      </w:pPr>
      <w:r>
        <w:rPr>
          <w:rStyle w:val="CommentReference"/>
        </w:rPr>
        <w:annotationRef/>
      </w:r>
      <w:r>
        <w:t>There are significant logistical hurdles to doing business here. This would be priority 3 if you follow my suggestions on Fig 1.</w:t>
      </w:r>
    </w:p>
  </w:comment>
  <w:comment w:id="71" w:author="Mike Ackerman" w:date="2024-05-28T14:15:00Z" w:initials="MA">
    <w:p w14:paraId="224FF24A" w14:textId="77777777" w:rsidR="00722B0E" w:rsidRDefault="00722B0E">
      <w:pPr>
        <w:pStyle w:val="CommentText"/>
      </w:pPr>
      <w:r>
        <w:rPr>
          <w:rStyle w:val="CommentReference"/>
        </w:rPr>
        <w:annotationRef/>
      </w:r>
      <w:r>
        <w:t>I'll continue to think on this. It seems a data gap population would be high priority.</w:t>
      </w:r>
    </w:p>
    <w:p w14:paraId="700EBCD3" w14:textId="77777777" w:rsidR="00722B0E" w:rsidRDefault="00722B0E">
      <w:pPr>
        <w:pStyle w:val="CommentText"/>
      </w:pPr>
    </w:p>
    <w:p w14:paraId="7A93C328" w14:textId="77777777" w:rsidR="00722B0E" w:rsidRDefault="00722B0E" w:rsidP="0046502E">
      <w:pPr>
        <w:pStyle w:val="CommentText"/>
      </w:pPr>
      <w:r>
        <w:t xml:space="preserve">I totally recognize that operating an IPTDS in any of these locations is logistically problematic. That said, I would like to explore the feasibility. If it turns out its not feasible, then we should explore alternate low-precision methods, at least for the SRCHA-s population. </w:t>
      </w:r>
    </w:p>
  </w:comment>
  <w:comment w:id="72" w:author="Copeland,Tim" w:date="2024-05-14T14:48:00Z" w:initials="TC">
    <w:p w14:paraId="1AB6DEC7" w14:textId="3640D2D4" w:rsidR="00E916FB" w:rsidRDefault="00E916FB" w:rsidP="00E916FB">
      <w:pPr>
        <w:pStyle w:val="CommentText"/>
      </w:pPr>
      <w:r>
        <w:rPr>
          <w:rStyle w:val="CommentReference"/>
        </w:rPr>
        <w:annotationRef/>
      </w:r>
      <w:r>
        <w:t>Would it be feasible to convert SW1 to a dual array?</w:t>
      </w:r>
    </w:p>
  </w:comment>
  <w:comment w:id="73" w:author="Mike Ackerman" w:date="2024-05-28T14:25:00Z" w:initials="MA">
    <w:p w14:paraId="331FDA40" w14:textId="77777777" w:rsidR="0071071A" w:rsidRDefault="0071071A" w:rsidP="00AF3312">
      <w:pPr>
        <w:pStyle w:val="CommentText"/>
      </w:pPr>
      <w:r>
        <w:rPr>
          <w:rStyle w:val="CommentReference"/>
        </w:rPr>
        <w:annotationRef/>
      </w:r>
      <w:r>
        <w:t>Not really. SW1 and SW2, though, were essentially configured to operate as a dual-pass array. But a IS1001-MC can only operate 12 antennas and SW1 is 19 antennas and SW2 is 18 antennas as it stands.</w:t>
      </w:r>
    </w:p>
  </w:comment>
  <w:comment w:id="74" w:author="Copeland,Tim" w:date="2024-05-14T14:56:00Z" w:initials="TC">
    <w:p w14:paraId="3A6841BC" w14:textId="505BFA6E" w:rsidR="00E916FB" w:rsidRDefault="00E916FB" w:rsidP="00E916FB">
      <w:pPr>
        <w:pStyle w:val="CommentText"/>
      </w:pPr>
      <w:r>
        <w:rPr>
          <w:rStyle w:val="CommentReference"/>
        </w:rPr>
        <w:annotationRef/>
      </w:r>
      <w:r>
        <w:t>The ideal would be a dual-array SC2 at the population boundary, in which case SC1 may be superfluous. The upstream arrays are all for purposes other than adult population monitoring. Funding was transferred to O&amp;M project for CRA because of its importance for monitoring the massive habitat project there. I’m not sure of SC3 and SC4 funding but those are intended to assess passage at a suspected partial barrier.</w:t>
      </w:r>
    </w:p>
  </w:comment>
  <w:comment w:id="75" w:author="Mike Ackerman" w:date="2024-05-28T14:35:00Z" w:initials="MA">
    <w:p w14:paraId="6BB3CC9E" w14:textId="77777777" w:rsidR="0071071A" w:rsidRDefault="0071071A">
      <w:pPr>
        <w:pStyle w:val="CommentText"/>
      </w:pPr>
      <w:r>
        <w:rPr>
          <w:rStyle w:val="CommentReference"/>
        </w:rPr>
        <w:annotationRef/>
      </w:r>
      <w:r>
        <w:t>I'm finding that, in most cases, I actually prefer two separate single-pass arrays which helps ensure independent observations and an unbiased detection prob estimate at the lower array.</w:t>
      </w:r>
    </w:p>
    <w:p w14:paraId="6BBDC268" w14:textId="77777777" w:rsidR="0071071A" w:rsidRDefault="0071071A">
      <w:pPr>
        <w:pStyle w:val="CommentText"/>
      </w:pPr>
    </w:p>
    <w:p w14:paraId="74099660" w14:textId="77777777" w:rsidR="0071071A" w:rsidRDefault="0071071A" w:rsidP="002D1D5F">
      <w:pPr>
        <w:pStyle w:val="CommentText"/>
      </w:pPr>
      <w:r>
        <w:t>SC3 and SC4 are currently funded by a project in our NPT Watershed Division; correct, to evaluate the suspected passage barrier, but I think it would be easy to move one of those under the project to estimate detection probs at the new locations. I'm okay with either route, will just depend of site feasibility, etc.</w:t>
      </w:r>
    </w:p>
  </w:comment>
  <w:comment w:id="76" w:author="Mike Ackerman" w:date="2024-05-28T10:33:00Z" w:initials="MA">
    <w:p w14:paraId="6A140F4B" w14:textId="1D2FB33B" w:rsidR="00E916FB" w:rsidRDefault="00E916FB" w:rsidP="00184248">
      <w:pPr>
        <w:pStyle w:val="CommentText"/>
      </w:pPr>
      <w:r>
        <w:rPr>
          <w:rStyle w:val="CommentReference"/>
        </w:rPr>
        <w:annotationRef/>
      </w:r>
      <w:r>
        <w:t>I need to review information from Michael Herr and adjust accordingly.</w:t>
      </w:r>
    </w:p>
  </w:comment>
  <w:comment w:id="78" w:author="FELDHAUS Joseph * ODFW" w:date="2024-05-15T11:11:00Z" w:initials="JF">
    <w:p w14:paraId="3FBC592E" w14:textId="77777777" w:rsidR="00E916FB" w:rsidRDefault="00E916FB" w:rsidP="00E916FB">
      <w:pPr>
        <w:pStyle w:val="CommentText"/>
      </w:pPr>
      <w:r>
        <w:rPr>
          <w:rStyle w:val="CommentReference"/>
        </w:rPr>
        <w:annotationRef/>
      </w:r>
      <w:r>
        <w:t>Throughout this draft, Tim made several comments regarding juveniles.  Do you need to explicitly address that we are providing recommendations for adults and that this decision process excludes juveniles?</w:t>
      </w:r>
    </w:p>
  </w:comment>
  <w:comment w:id="79" w:author="Mike Ackerman" w:date="2024-05-28T14:53:00Z" w:initials="MA">
    <w:p w14:paraId="2EC83FF5" w14:textId="77777777" w:rsidR="00A01770" w:rsidRDefault="00A01770" w:rsidP="00D53FD8">
      <w:pPr>
        <w:pStyle w:val="CommentText"/>
      </w:pPr>
      <w:r>
        <w:rPr>
          <w:rStyle w:val="CommentReference"/>
        </w:rPr>
        <w:annotationRef/>
      </w:r>
      <w:r>
        <w:t>I revised the Introduction to make it clear that this process is focused on adults.</w:t>
      </w:r>
    </w:p>
  </w:comment>
  <w:comment w:id="80" w:author="Copeland,Tim" w:date="2024-05-14T15:14:00Z" w:initials="TC">
    <w:p w14:paraId="16CB09CE" w14:textId="7F2E518E" w:rsidR="00E916FB" w:rsidRDefault="00E916FB" w:rsidP="00E916FB">
      <w:pPr>
        <w:pStyle w:val="CommentText"/>
      </w:pPr>
      <w:r>
        <w:rPr>
          <w:rStyle w:val="CommentReference"/>
        </w:rPr>
        <w:annotationRef/>
      </w:r>
      <w:r>
        <w:t>I think we need to give the levels of priority (via Fig 1 outcomes)  to make this immediately actionable by the O&amp;M project. Keep in mind these are priorities for existing O&amp;M funding as well as a wish list for the future. Priority 1 IPTDSs are at the head of the line and low priority ones at the bottom. Adding new IPTDSs are priority 3 and will probably require a proponent to take the lead.</w:t>
      </w:r>
    </w:p>
  </w:comment>
  <w:comment w:id="81" w:author="Mike Ackerman" w:date="2024-05-28T14:57:00Z" w:initials="MA">
    <w:p w14:paraId="24210D10" w14:textId="77777777" w:rsidR="00A01770" w:rsidRDefault="00A01770" w:rsidP="001C7E07">
      <w:pPr>
        <w:pStyle w:val="CommentText"/>
      </w:pPr>
      <w:r>
        <w:rPr>
          <w:rStyle w:val="CommentReference"/>
        </w:rPr>
        <w:annotationRef/>
      </w:r>
      <w:r>
        <w:t>I may need to bolster this paragraph after incorporating edits/deletions.</w:t>
      </w:r>
    </w:p>
  </w:comment>
  <w:comment w:id="82" w:author="FELDHAUS Joseph * ODFW [2]" w:date="2023-10-11T15:49:00Z" w:initials="FJ*O">
    <w:p w14:paraId="7978E82B" w14:textId="13F0A6BD" w:rsidR="00635CEE" w:rsidRDefault="00635CEE" w:rsidP="00635CEE">
      <w:pPr>
        <w:pStyle w:val="CommentText"/>
      </w:pPr>
      <w:r>
        <w:rPr>
          <w:rStyle w:val="CommentReference"/>
        </w:rPr>
        <w:annotationRef/>
      </w:r>
      <w:r>
        <w:t>As I mentioned prior, maybe some sites not covered under IPTDS need partial funding support (e.g., remote data uploads).</w:t>
      </w:r>
    </w:p>
  </w:comment>
  <w:comment w:id="83" w:author="Mike Ackerman" w:date="2024-05-28T14:57:00Z" w:initials="MA">
    <w:p w14:paraId="12395231" w14:textId="77777777" w:rsidR="00A01770" w:rsidRDefault="00A01770" w:rsidP="00850E9F">
      <w:pPr>
        <w:pStyle w:val="CommentText"/>
      </w:pPr>
      <w:r>
        <w:rPr>
          <w:rStyle w:val="CommentReference"/>
        </w:rPr>
        <w:annotationRef/>
      </w:r>
      <w:r>
        <w:t>I'll try to address this elsewhere.</w:t>
      </w:r>
    </w:p>
  </w:comment>
  <w:comment w:id="84" w:author="FELDHAUS Joseph * ODFW [2]" w:date="2023-10-11T14:53:00Z" w:initials="FJ*O">
    <w:p w14:paraId="13A25A71" w14:textId="7C7F6D67" w:rsidR="00E0415B" w:rsidRDefault="00E0415B" w:rsidP="00E0415B">
      <w:pPr>
        <w:pStyle w:val="CommentText"/>
      </w:pPr>
      <w:r>
        <w:rPr>
          <w:rStyle w:val="CommentReference"/>
        </w:rPr>
        <w:annotationRef/>
      </w:r>
      <w:r>
        <w:t>Would it be less contentious to think about "site removal" in a different context? Maybe view sites recommend for removal as"sites that naturally phase out?".  With the recommendations, saying "remove the site" feels rather extreme if the site is working with minimal costs/problems.  Let equipment failure/the river take a stie offline and just recommend "a natural phasing out" of a site.  Just some random thoughts to consider.</w:t>
      </w:r>
    </w:p>
  </w:comment>
  <w:comment w:id="85" w:author="Mike Ackerman" w:date="2024-04-08T14:45:00Z" w:initials="MA">
    <w:p w14:paraId="567459C5" w14:textId="77777777" w:rsidR="00E0415B" w:rsidRDefault="00E0415B" w:rsidP="00E0415B">
      <w:pPr>
        <w:pStyle w:val="CommentText"/>
      </w:pPr>
      <w:r>
        <w:rPr>
          <w:rStyle w:val="CommentReference"/>
        </w:rPr>
        <w:annotationRef/>
      </w:r>
      <w:r>
        <w:t>Great point. I agree and intend to clarify in the Discussion. Just let time, costs, or the river decide when a site goes offline.</w:t>
      </w:r>
    </w:p>
  </w:comment>
  <w:comment w:id="86" w:author="Mike Ackerman" w:date="2024-04-17T08:49:00Z" w:initials="MA">
    <w:p w14:paraId="48A4C7A9" w14:textId="77777777" w:rsidR="00E0415B" w:rsidRDefault="00E0415B" w:rsidP="00DE2439">
      <w:pPr>
        <w:pStyle w:val="CommentText"/>
      </w:pPr>
      <w:r>
        <w:rPr>
          <w:rStyle w:val="CommentReference"/>
        </w:rPr>
        <w:annotationRef/>
      </w:r>
      <w:r>
        <w:t>This is my initial attempt to clarify that point, but feel free to add/edit as necessary.</w:t>
      </w:r>
    </w:p>
  </w:comment>
  <w:comment w:id="87" w:author="FELDHAUS Joseph * ODFW [2]" w:date="2023-10-11T15:51:00Z" w:initials="FJ*O">
    <w:p w14:paraId="57762BA9" w14:textId="77777777" w:rsidR="00FF088F" w:rsidRDefault="00FF088F" w:rsidP="00FF088F">
      <w:pPr>
        <w:pStyle w:val="CommentText"/>
      </w:pPr>
      <w:r>
        <w:rPr>
          <w:rStyle w:val="CommentReference"/>
        </w:rPr>
        <w:annotationRef/>
      </w:r>
      <w:r>
        <w:t>I agree with this sentiment.  Setting the goal as "lowest benchmark" just feels like the easy way out.  Maybe we should always  try for the next level of success knowing that if we fail, then at least we met the lowest benchmark.  If we just shoot for the lowest benchmark, and fail, we are left with nothing.</w:t>
      </w:r>
    </w:p>
  </w:comment>
  <w:comment w:id="89" w:author="Copeland,Tim" w:date="2024-05-14T15:25:00Z" w:initials="TC">
    <w:p w14:paraId="7F0C0877" w14:textId="77777777" w:rsidR="00160896" w:rsidRDefault="00160896" w:rsidP="00160896">
      <w:pPr>
        <w:pStyle w:val="CommentText"/>
      </w:pPr>
      <w:r>
        <w:rPr>
          <w:rStyle w:val="CommentReference"/>
        </w:rPr>
        <w:annotationRef/>
      </w:r>
      <w:r>
        <w:t>Circle back to budget considerations here. No recommendations are actionable without funding. Changes in array status must be discussed with the proponents, who might not be part of the current group. There has to be a mechanism to bring funding into the O&amp;M project if IPTDSs are transferred or added.</w:t>
      </w:r>
    </w:p>
  </w:comment>
  <w:comment w:id="90" w:author="FELDHAUS Joseph * ODFW" w:date="2024-05-15T10:55:00Z" w:initials="JF">
    <w:p w14:paraId="0BADCA19" w14:textId="77777777" w:rsidR="00160896" w:rsidRDefault="00160896" w:rsidP="00160896">
      <w:pPr>
        <w:pStyle w:val="CommentText"/>
      </w:pPr>
      <w:r>
        <w:rPr>
          <w:rStyle w:val="CommentReference"/>
        </w:rPr>
        <w:annotationRef/>
      </w:r>
      <w:r>
        <w:t>As Tim mentioned previously, should you identify a project proponent for new sites as a next step?</w:t>
      </w:r>
    </w:p>
  </w:comment>
  <w:comment w:id="91" w:author="Mike Ackerman" w:date="2024-05-28T15:01:00Z" w:initials="MA">
    <w:p w14:paraId="2BCA1726" w14:textId="77777777" w:rsidR="00E54F28" w:rsidRDefault="00E54F28" w:rsidP="00781576">
      <w:pPr>
        <w:pStyle w:val="CommentText"/>
      </w:pPr>
      <w:r>
        <w:rPr>
          <w:rStyle w:val="CommentReference"/>
        </w:rPr>
        <w:annotationRef/>
      </w:r>
      <w:r>
        <w:t>I agree here. I'm just wondering whether that needs to remain a "Next Step". That said, I'm going to attempt to start to compile information on current funding, costs, etc. to start to facilitate that discussion.</w:t>
      </w:r>
    </w:p>
  </w:comment>
  <w:comment w:id="112" w:author="Copeland,Tim" w:date="2024-05-14T15:31:00Z" w:initials="TC">
    <w:p w14:paraId="495B8907" w14:textId="41961211" w:rsidR="00160896" w:rsidRDefault="00160896" w:rsidP="00160896">
      <w:pPr>
        <w:pStyle w:val="CommentText"/>
      </w:pPr>
      <w:r>
        <w:rPr>
          <w:rStyle w:val="CommentReference"/>
        </w:rPr>
        <w:annotationRef/>
      </w:r>
      <w:r>
        <w:t>Sawtooth Hatchery weir collects steelhead but it is not clear how efficient it is.</w:t>
      </w:r>
    </w:p>
  </w:comment>
  <w:comment w:id="113" w:author="Copeland,Tim" w:date="2024-05-14T15:31:00Z" w:initials="TC">
    <w:p w14:paraId="728ACD1A" w14:textId="77777777" w:rsidR="00160896" w:rsidRDefault="00160896" w:rsidP="00160896">
      <w:pPr>
        <w:pStyle w:val="CommentText"/>
      </w:pPr>
      <w:r>
        <w:rPr>
          <w:rStyle w:val="CommentReference"/>
        </w:rPr>
        <w:annotationRef/>
      </w:r>
      <w:r>
        <w:t>There is a weir operated for a hatchery steelhead program partway up EFSR.</w:t>
      </w:r>
    </w:p>
  </w:comment>
  <w:comment w:id="114" w:author="Mike Ackerman" w:date="2024-05-28T15:12:00Z" w:initials="MA">
    <w:p w14:paraId="055F9E1A" w14:textId="77777777" w:rsidR="00A9547E" w:rsidRDefault="00A9547E" w:rsidP="0085538A">
      <w:pPr>
        <w:pStyle w:val="CommentText"/>
      </w:pPr>
      <w:r>
        <w:rPr>
          <w:rStyle w:val="CommentReference"/>
        </w:rPr>
        <w:annotationRef/>
      </w:r>
      <w:r>
        <w:t>Is a natural-origin abundance estimate produced from the weir? And is its operation anticipated long-term?</w:t>
      </w:r>
    </w:p>
  </w:comment>
  <w:comment w:id="115" w:author="Copeland,Tim" w:date="2023-08-31T13:57:00Z" w:initials="TC">
    <w:p w14:paraId="2AAFB59F" w14:textId="0B95F47A" w:rsidR="00F67062" w:rsidRDefault="00F67062" w:rsidP="00F67062">
      <w:pPr>
        <w:pStyle w:val="CommentText"/>
      </w:pPr>
      <w:r>
        <w:rPr>
          <w:rStyle w:val="CommentReference"/>
        </w:rPr>
        <w:annotationRef/>
      </w:r>
      <w:r>
        <w:t>These 4 monitor trib reconnects for the IMW</w:t>
      </w:r>
    </w:p>
  </w:comment>
  <w:comment w:id="116" w:author="Mike Ackerman" w:date="2024-04-05T09:25:00Z" w:initials="MA">
    <w:p w14:paraId="31D760F7" w14:textId="77777777" w:rsidR="00F67062" w:rsidRDefault="00F67062" w:rsidP="00F67062">
      <w:pPr>
        <w:pStyle w:val="CommentText"/>
      </w:pPr>
      <w:r>
        <w:rPr>
          <w:rStyle w:val="CommentReference"/>
        </w:rPr>
        <w:annotationRef/>
      </w:r>
      <w:r>
        <w:t>Understood. I just don't think monitoring trib reconnects is a priority of the project. If the data is still actively being used by the IMW, maybe they should be funded by the IMW project.</w:t>
      </w:r>
    </w:p>
  </w:comment>
  <w:comment w:id="121" w:author="Copeland,Tim" w:date="2024-05-14T15:46:00Z" w:initials="TC">
    <w:p w14:paraId="30CE7858" w14:textId="77777777" w:rsidR="00160896" w:rsidRDefault="00160896" w:rsidP="00160896">
      <w:pPr>
        <w:pStyle w:val="CommentText"/>
      </w:pPr>
      <w:r>
        <w:rPr>
          <w:rStyle w:val="CommentReference"/>
        </w:rPr>
        <w:annotationRef/>
      </w:r>
      <w:r>
        <w:t>Here is a significant gray area. CRA was added to the O&amp;M project with accompanying funding to support life cycle monitoring of habitat restoration. That hasn’t happened yet for SC3 and SC4. Ideally, a dual-array SC2 at the population boundary is the solution. However, the funding arrangement for CRA needs to be respected.</w:t>
      </w:r>
    </w:p>
  </w:comment>
  <w:comment w:id="122" w:author="Copeland,Tim" w:date="2024-05-14T15:50:00Z" w:initials="TC">
    <w:p w14:paraId="2294B15E" w14:textId="77777777" w:rsidR="00160896" w:rsidRDefault="00160896" w:rsidP="00160896">
      <w:pPr>
        <w:pStyle w:val="CommentText"/>
      </w:pPr>
      <w:r>
        <w:rPr>
          <w:rStyle w:val="CommentReference"/>
        </w:rPr>
        <w:annotationRef/>
      </w:r>
      <w:r>
        <w:t>LAP is reliable and gets good numbers of steelhead. JUL is covers the largest portion of CRLMA-s but has failed because of logistical problems. LAW seems to get mostly coho. Other parts of the population are covered by NPT’s rotating weir/array project.</w:t>
      </w:r>
    </w:p>
  </w:comment>
  <w:comment w:id="123" w:author="Mike Ackerman" w:date="2024-05-28T15:23:00Z" w:initials="MA">
    <w:p w14:paraId="42A5B6A0" w14:textId="77777777" w:rsidR="003201E5" w:rsidRDefault="003201E5" w:rsidP="00FA6DD4">
      <w:pPr>
        <w:pStyle w:val="CommentText"/>
      </w:pPr>
      <w:r>
        <w:rPr>
          <w:rStyle w:val="CommentReference"/>
        </w:rPr>
        <w:annotationRef/>
      </w:r>
      <w:r>
        <w:t>I hear that Knoth has ideas for a better location in the lower Potlatch.</w:t>
      </w:r>
    </w:p>
  </w:comment>
  <w:comment w:id="125" w:author="Copeland,Tim" w:date="2024-05-14T15:50:00Z" w:initials="TC">
    <w:p w14:paraId="3867501E" w14:textId="58D410E0" w:rsidR="00160896" w:rsidRDefault="00160896" w:rsidP="00160896">
      <w:pPr>
        <w:pStyle w:val="CommentText"/>
      </w:pPr>
      <w:r>
        <w:rPr>
          <w:rStyle w:val="CommentReference"/>
        </w:rPr>
        <w:annotationRef/>
      </w:r>
      <w:r>
        <w:t>Area for future discussions?</w:t>
      </w:r>
    </w:p>
  </w:comment>
  <w:comment w:id="126" w:author="Mike Ackerman" w:date="2024-05-28T15:24:00Z" w:initials="MA">
    <w:p w14:paraId="0FA3765C" w14:textId="77777777" w:rsidR="003201E5" w:rsidRDefault="003201E5" w:rsidP="00A62C22">
      <w:pPr>
        <w:pStyle w:val="CommentText"/>
      </w:pPr>
      <w:r>
        <w:rPr>
          <w:rStyle w:val="CommentReference"/>
        </w:rPr>
        <w:annotationRef/>
      </w:r>
      <w:r>
        <w:t>Yes.</w:t>
      </w:r>
    </w:p>
  </w:comment>
  <w:comment w:id="133" w:author="FELDHAUS Joseph * ODFW [2]" w:date="2023-10-11T15:26:00Z" w:initials="FJ*O">
    <w:p w14:paraId="60D4DF65" w14:textId="49DBBB71" w:rsidR="00160896" w:rsidRDefault="00160896" w:rsidP="00160896">
      <w:pPr>
        <w:pStyle w:val="CommentText"/>
      </w:pPr>
      <w:r>
        <w:rPr>
          <w:rStyle w:val="CommentReference"/>
        </w:rPr>
        <w:annotationRef/>
      </w:r>
      <w:r>
        <w:t xml:space="preserve">We have been monitoring "passive detections" in the adult fish ladder at Lookingglass Fish Hatchery for close to 10 years. We recently (Spring 2023) turned the adult ladder at Lookingglass into an interrogation site: "LGW"  which should be operational year around.  </w:t>
      </w:r>
    </w:p>
  </w:comment>
  <w:comment w:id="134" w:author="Mike Ackerman" w:date="2024-04-08T09:30:00Z" w:initials="MA">
    <w:p w14:paraId="618B212C" w14:textId="77777777" w:rsidR="00160896" w:rsidRDefault="00160896" w:rsidP="00160896">
      <w:pPr>
        <w:pStyle w:val="CommentText"/>
      </w:pPr>
      <w:r>
        <w:rPr>
          <w:rStyle w:val="CommentReference"/>
        </w:rPr>
        <w:annotationRef/>
      </w:r>
      <w:r>
        <w:t>Excellent. For what it's worth, LOOH detections are included in DABOM model runs for SY2010-2022, and then LGW in 2023. Starting in SY2023 any scans in LOOH (or up in Lookingglass Creek) are pooled with the LGW upper "array" to allow an estimate of detection probability for the LGW lower "array".</w:t>
      </w:r>
    </w:p>
  </w:comment>
  <w:comment w:id="135" w:author="FELDHAUS Joseph * ODFW" w:date="2024-05-15T11:01:00Z" w:initials="JF">
    <w:p w14:paraId="31847C03" w14:textId="77777777" w:rsidR="00160896" w:rsidRDefault="00160896" w:rsidP="00160896">
      <w:pPr>
        <w:pStyle w:val="CommentText"/>
      </w:pPr>
      <w:r>
        <w:rPr>
          <w:rStyle w:val="CommentReference"/>
        </w:rPr>
        <w:annotationRef/>
      </w:r>
      <w:r>
        <w:t>If WR2 is a dual array, do you still need WR1?  Maybe put resources into MR1 and MR2 and flag MR1 as a potential site to remove or phase out?</w:t>
      </w:r>
    </w:p>
  </w:comment>
  <w:comment w:id="136" w:author="Mike Ackerman" w:date="2024-05-28T15:32:00Z" w:initials="MA">
    <w:p w14:paraId="75E7726F" w14:textId="77777777" w:rsidR="00936409" w:rsidRDefault="00936409" w:rsidP="0025754F">
      <w:pPr>
        <w:pStyle w:val="CommentText"/>
      </w:pPr>
      <w:r>
        <w:rPr>
          <w:rStyle w:val="CommentReference"/>
        </w:rPr>
        <w:annotationRef/>
      </w:r>
      <w:r>
        <w:t>WR2 is being installed as a single array at the end of July.</w:t>
      </w:r>
    </w:p>
  </w:comment>
  <w:comment w:id="137" w:author="FELDHAUS Joseph * ODFW [2]" w:date="2023-10-11T15:23:00Z" w:initials="FJ*O">
    <w:p w14:paraId="2677AFB5" w14:textId="289AD823" w:rsidR="00F67062" w:rsidRDefault="00F67062" w:rsidP="00F67062">
      <w:pPr>
        <w:pStyle w:val="CommentText"/>
      </w:pPr>
      <w:r>
        <w:rPr>
          <w:rStyle w:val="CommentReference"/>
        </w:rPr>
        <w:annotationRef/>
      </w:r>
      <w:r>
        <w:t>Was this site upgraded in the summer of 2023?</w:t>
      </w:r>
    </w:p>
  </w:comment>
  <w:comment w:id="138" w:author="Mike Ackerman" w:date="2024-04-08T09:32:00Z" w:initials="MA">
    <w:p w14:paraId="589C7344" w14:textId="77777777" w:rsidR="00F67062" w:rsidRDefault="00F67062" w:rsidP="00F67062">
      <w:pPr>
        <w:pStyle w:val="CommentText"/>
      </w:pPr>
      <w:r>
        <w:rPr>
          <w:rStyle w:val="CommentReference"/>
        </w:rPr>
        <w:annotationRef/>
      </w:r>
      <w:r>
        <w:t>There were no big upgrades in 2023, just a tiny facelift (replaced DC-DC converter and a bum antenna). WR2 is being installed in a new location in summer 2024 to ensure reliable estimates of detection probs at WR1. Long-term WR1 is being considered for upgrade to a Master Controller to span the river and increase read range.</w:t>
      </w:r>
    </w:p>
  </w:comment>
  <w:comment w:id="139" w:author="FELDHAUS Joseph * ODFW [2]" w:date="2023-10-11T15:29:00Z" w:initials="FJ*O">
    <w:p w14:paraId="04FEE09B" w14:textId="77777777" w:rsidR="00F67062" w:rsidRDefault="00F67062" w:rsidP="00F67062">
      <w:pPr>
        <w:pStyle w:val="CommentText"/>
      </w:pPr>
      <w:r>
        <w:rPr>
          <w:rStyle w:val="CommentReference"/>
        </w:rPr>
        <w:annotationRef/>
      </w:r>
      <w:r>
        <w:t xml:space="preserve">Totally agree! ☺️ (I helped install the original antennas so I have a slight bias).  Something to consider is the type of support.  Do all sites need "full support" or maybe "a special type of support".  For WEN, we struggle with the remote satellite uploads due to network provider constraints related to agency contracts.  Funding support might fall into "site maintenance (e.g., fixing/replacing antennas), data management, or both".  </w:t>
      </w:r>
    </w:p>
  </w:comment>
  <w:comment w:id="140" w:author="Mike Ackerman" w:date="2024-04-08T09:45:00Z" w:initials="MA">
    <w:p w14:paraId="40FB592C" w14:textId="77777777" w:rsidR="00936409" w:rsidRDefault="00F67062" w:rsidP="00F26377">
      <w:pPr>
        <w:pStyle w:val="CommentText"/>
      </w:pPr>
      <w:r>
        <w:rPr>
          <w:rStyle w:val="CommentReference"/>
        </w:rPr>
        <w:annotationRef/>
      </w:r>
      <w:r w:rsidR="00936409">
        <w:t>I'm open to ideas, but my gut tells me that if a site is moved to the IPTDS O&amp;M project, it should fall under "full support", just because that will provide most opportunity for cost-savings, especially when it comes to comms and data management. Of course, collaboration w/ local co-managers would be highly encouraged.</w:t>
      </w:r>
    </w:p>
  </w:comment>
  <w:comment w:id="141" w:author="Mike Ackerman" w:date="2024-05-28T15:35:00Z" w:initials="MA">
    <w:p w14:paraId="74E3F723" w14:textId="77777777" w:rsidR="00936409" w:rsidRDefault="00936409" w:rsidP="00365503">
      <w:pPr>
        <w:pStyle w:val="CommentText"/>
      </w:pPr>
      <w:r>
        <w:rPr>
          <w:rStyle w:val="CommentReference"/>
        </w:rPr>
        <w:annotationRef/>
      </w:r>
      <w:r>
        <w:t>I'll keep this in mind, especially when I begin to compile O&amp;M costs. Perhaps some sites could just fall under data uploads and management.</w:t>
      </w:r>
    </w:p>
  </w:comment>
  <w:comment w:id="146" w:author="Copeland,Tim" w:date="2024-05-14T15:54:00Z" w:initials="TC">
    <w:p w14:paraId="41014C89" w14:textId="77777777" w:rsidR="00B55585" w:rsidRDefault="00B55585" w:rsidP="00B55585">
      <w:pPr>
        <w:pStyle w:val="CommentText"/>
      </w:pPr>
      <w:r>
        <w:rPr>
          <w:rStyle w:val="CommentReference"/>
        </w:rPr>
        <w:annotationRef/>
      </w:r>
      <w:r>
        <w:t>A mark-recapture estimate of spawning upstream of the weir is calculated based on recovery of carcasses marked at the weir.</w:t>
      </w:r>
    </w:p>
  </w:comment>
  <w:comment w:id="149" w:author="Copeland,Tim" w:date="2024-05-14T15:58:00Z" w:initials="TC">
    <w:p w14:paraId="4A497241" w14:textId="77777777" w:rsidR="00B55585" w:rsidRDefault="00B55585" w:rsidP="00B55585">
      <w:pPr>
        <w:pStyle w:val="CommentText"/>
      </w:pPr>
      <w:r>
        <w:rPr>
          <w:rStyle w:val="CommentReference"/>
        </w:rPr>
        <w:annotationRef/>
      </w:r>
      <w:r>
        <w:t>Pretty sure these are multi-pass counts by the SBT. They might also do multiple passes in SREFS and SRPAN.</w:t>
      </w:r>
    </w:p>
  </w:comment>
  <w:comment w:id="151" w:author="Copeland,Tim" w:date="2024-05-14T16:01:00Z" w:initials="TC">
    <w:p w14:paraId="26469279" w14:textId="77777777" w:rsidR="00B55585" w:rsidRDefault="00B55585" w:rsidP="00B55585">
      <w:pPr>
        <w:pStyle w:val="CommentText"/>
      </w:pPr>
      <w:r>
        <w:rPr>
          <w:rStyle w:val="CommentReference"/>
        </w:rPr>
        <w:annotationRef/>
      </w:r>
      <w:r>
        <w:t>KRS is now a dual-array IPTDS</w:t>
      </w:r>
    </w:p>
  </w:comment>
  <w:comment w:id="153" w:author="FELDHAUS Joseph * ODFW [2]" w:date="2023-10-11T15:46:00Z" w:initials="FJ*O">
    <w:p w14:paraId="5357E412" w14:textId="77777777" w:rsidR="00F67062" w:rsidRDefault="00F67062" w:rsidP="00F67062">
      <w:pPr>
        <w:pStyle w:val="CommentText"/>
      </w:pPr>
      <w:r>
        <w:rPr>
          <w:rStyle w:val="CommentReference"/>
        </w:rPr>
        <w:annotationRef/>
      </w:r>
      <w:r>
        <w:t xml:space="preserve">We could probably have a healthy debate concerning the merits of the UGR "abundance estimate" for GRUMA and GRCAT.  Ultimately, spawners is the most important metric and pre-spawn mortality on the Upper Grande Ronde regularly exceeds 50% opposed to Catherine creek where pre-spawn mortality is &lt;10%.  These populations are not equally balanced with respect to the hatchery program, habitat quality, or juvenile and adult survival.  While UGR could provide an abundance estimate, I would not recommend using that estimate for decisions regarding the vitality of those populations. I agree that UGR should continue to be funded, but I do take some exception to the estimates and how they are interpreted.  </w:t>
      </w:r>
    </w:p>
  </w:comment>
  <w:comment w:id="154" w:author="Mike Ackerman" w:date="2024-04-08T14:08:00Z" w:initials="MA">
    <w:p w14:paraId="6DD56758" w14:textId="77777777" w:rsidR="00F67062" w:rsidRDefault="00F67062" w:rsidP="00F67062">
      <w:pPr>
        <w:pStyle w:val="CommentText"/>
      </w:pPr>
      <w:r>
        <w:rPr>
          <w:rStyle w:val="CommentReference"/>
        </w:rPr>
        <w:annotationRef/>
      </w:r>
      <w:r>
        <w:t>I totally understand those sentiments and have talked at length with Les Naylor and Carrie Crump about pre-spawn mortality in the Grande Ronde. I'm happy to discuss the merits of instead funding e.g., CCU and UGS (or better alternatives) for monitoring GRCAT and GRUMA, respectively. But also, if UGS and CCU/CCW continue to be operated, dropout from UGR to those sites could potentially be used to assess pre-spawn mortality. Also, isn't escapement to both of those populations monitored by weirs e.g., CCW? Anyways, I'm open to suggestions and understand the concern.</w:t>
      </w:r>
    </w:p>
  </w:comment>
  <w:comment w:id="158" w:author="Copeland,Tim" w:date="2024-05-14T16:03:00Z" w:initials="TC">
    <w:p w14:paraId="1519DDF2" w14:textId="77777777" w:rsidR="002C36D3" w:rsidRDefault="002C36D3" w:rsidP="002C36D3">
      <w:pPr>
        <w:pStyle w:val="CommentText"/>
      </w:pPr>
      <w:r>
        <w:rPr>
          <w:rStyle w:val="CommentReference"/>
        </w:rPr>
        <w:annotationRef/>
      </w:r>
      <w:r>
        <w:t>Longstanding series of counts &amp; ages at Sawtooth weir but it doesn’t cover the full population and it is not clear how efficient it is for steelhead.</w:t>
      </w:r>
    </w:p>
  </w:comment>
  <w:comment w:id="159" w:author="Copeland,Tim" w:date="2024-05-14T16:04:00Z" w:initials="TC">
    <w:p w14:paraId="04F81E02" w14:textId="77777777" w:rsidR="002C36D3" w:rsidRDefault="002C36D3" w:rsidP="002C36D3">
      <w:pPr>
        <w:pStyle w:val="CommentText"/>
      </w:pPr>
      <w:r>
        <w:rPr>
          <w:rStyle w:val="CommentReference"/>
        </w:rPr>
        <w:annotationRef/>
      </w:r>
      <w:r>
        <w:t>Same comment as for Sawtooth weir.</w:t>
      </w:r>
    </w:p>
  </w:comment>
  <w:comment w:id="161" w:author="Copeland,Tim" w:date="2024-05-14T16:05:00Z" w:initials="TC">
    <w:p w14:paraId="6B570558" w14:textId="77777777" w:rsidR="002C36D3" w:rsidRDefault="002C36D3" w:rsidP="002C36D3">
      <w:pPr>
        <w:pStyle w:val="CommentText"/>
      </w:pPr>
      <w:r>
        <w:rPr>
          <w:rStyle w:val="CommentReference"/>
        </w:rPr>
        <w:annotationRef/>
      </w:r>
      <w:r>
        <w:t>PAH weir is pretty tight and there is a good series of counts and ages.</w:t>
      </w:r>
    </w:p>
  </w:comment>
  <w:comment w:id="162" w:author="Mike Ackerman" w:date="2024-05-28T11:13:00Z" w:initials="MA">
    <w:p w14:paraId="386E03F6" w14:textId="77777777" w:rsidR="002C36D3" w:rsidRDefault="002C36D3" w:rsidP="00760029">
      <w:pPr>
        <w:pStyle w:val="CommentText"/>
      </w:pPr>
      <w:r>
        <w:rPr>
          <w:rStyle w:val="CommentReference"/>
        </w:rPr>
        <w:annotationRef/>
      </w:r>
      <w:r>
        <w:t>TC: The IMW monitors steelhead too.</w:t>
      </w:r>
    </w:p>
  </w:comment>
  <w:comment w:id="169" w:author="FELDHAUS Joseph * ODFW" w:date="2024-05-15T11:09:00Z" w:initials="JF">
    <w:p w14:paraId="0E023FEC" w14:textId="77777777" w:rsidR="00D946CD" w:rsidRDefault="00D946CD" w:rsidP="00D946CD">
      <w:pPr>
        <w:pStyle w:val="CommentText"/>
      </w:pPr>
      <w:r>
        <w:rPr>
          <w:rStyle w:val="CommentReference"/>
        </w:rPr>
        <w:annotationRef/>
      </w:r>
      <w:r>
        <w:t xml:space="preserve">Hatchery impacts in the Wenaha are debatable.  We have some data suggesting that recent stray rates in the last 10 years have been aound 50%. </w:t>
      </w:r>
    </w:p>
  </w:comment>
  <w:comment w:id="172" w:author="Copeland,Tim" w:date="2024-05-14T16:30:00Z" w:initials="TC">
    <w:p w14:paraId="53B4EDE0" w14:textId="77777777" w:rsidR="00D946CD" w:rsidRDefault="00D946CD" w:rsidP="00D946CD">
      <w:pPr>
        <w:pStyle w:val="CommentText"/>
      </w:pPr>
      <w:r>
        <w:rPr>
          <w:rStyle w:val="CommentReference"/>
        </w:rPr>
        <w:annotationRef/>
      </w:r>
      <w:r>
        <w:t>Are places where mean CV&lt;=15% candidates for upgrades or re-thinking?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32FB628" w15:done="0"/>
  <w15:commentEx w15:paraId="786BE7FB" w15:paraIdParent="232FB628" w15:done="0"/>
  <w15:commentEx w15:paraId="23387CB7" w15:done="1"/>
  <w15:commentEx w15:paraId="3C53F70A" w15:paraIdParent="23387CB7" w15:done="1"/>
  <w15:commentEx w15:paraId="7C38FE97" w15:paraIdParent="23387CB7" w15:done="1"/>
  <w15:commentEx w15:paraId="2B1AB73E" w15:done="1"/>
  <w15:commentEx w15:paraId="17634D20" w15:paraIdParent="2B1AB73E" w15:done="1"/>
  <w15:commentEx w15:paraId="2E8103BC" w15:done="0"/>
  <w15:commentEx w15:paraId="26791BDD" w15:done="1"/>
  <w15:commentEx w15:paraId="0F2EBB97" w15:paraIdParent="26791BDD" w15:done="1"/>
  <w15:commentEx w15:paraId="3493922C" w15:done="0"/>
  <w15:commentEx w15:paraId="1C5B6220" w15:paraIdParent="3493922C" w15:done="0"/>
  <w15:commentEx w15:paraId="78D02BAE" w15:paraIdParent="3493922C" w15:done="0"/>
  <w15:commentEx w15:paraId="53DFE83D" w15:paraIdParent="3493922C" w15:done="0"/>
  <w15:commentEx w15:paraId="1D8A117C" w15:done="1"/>
  <w15:commentEx w15:paraId="54CD882E" w15:paraIdParent="1D8A117C" w15:done="1"/>
  <w15:commentEx w15:paraId="6BEE2726" w15:paraIdParent="1D8A117C" w15:done="1"/>
  <w15:commentEx w15:paraId="479824AA" w15:done="0"/>
  <w15:commentEx w15:paraId="09256D10" w15:done="0"/>
  <w15:commentEx w15:paraId="3BAD08F4" w15:done="0"/>
  <w15:commentEx w15:paraId="0112550E" w15:done="0"/>
  <w15:commentEx w15:paraId="49C5D707" w15:paraIdParent="0112550E" w15:done="0"/>
  <w15:commentEx w15:paraId="488EE98D" w15:done="0"/>
  <w15:commentEx w15:paraId="04CCEF21" w15:paraIdParent="488EE98D" w15:done="0"/>
  <w15:commentEx w15:paraId="2982D769" w15:done="0"/>
  <w15:commentEx w15:paraId="092E06C2" w15:paraIdParent="2982D769" w15:done="0"/>
  <w15:commentEx w15:paraId="745CD562" w15:done="1"/>
  <w15:commentEx w15:paraId="04B4B7F5" w15:done="0"/>
  <w15:commentEx w15:paraId="7A93C328" w15:paraIdParent="04B4B7F5" w15:done="0"/>
  <w15:commentEx w15:paraId="1AB6DEC7" w15:done="0"/>
  <w15:commentEx w15:paraId="331FDA40" w15:paraIdParent="1AB6DEC7" w15:done="0"/>
  <w15:commentEx w15:paraId="3A6841BC" w15:done="0"/>
  <w15:commentEx w15:paraId="74099660" w15:paraIdParent="3A6841BC" w15:done="0"/>
  <w15:commentEx w15:paraId="6A140F4B" w15:done="0"/>
  <w15:commentEx w15:paraId="3FBC592E" w15:done="0"/>
  <w15:commentEx w15:paraId="2EC83FF5" w15:paraIdParent="3FBC592E" w15:done="0"/>
  <w15:commentEx w15:paraId="16CB09CE" w15:done="0"/>
  <w15:commentEx w15:paraId="24210D10" w15:done="0"/>
  <w15:commentEx w15:paraId="7978E82B" w15:done="0"/>
  <w15:commentEx w15:paraId="12395231" w15:paraIdParent="7978E82B" w15:done="0"/>
  <w15:commentEx w15:paraId="13A25A71" w15:done="1"/>
  <w15:commentEx w15:paraId="567459C5" w15:paraIdParent="13A25A71" w15:done="1"/>
  <w15:commentEx w15:paraId="48A4C7A9" w15:paraIdParent="13A25A71" w15:done="1"/>
  <w15:commentEx w15:paraId="57762BA9" w15:done="1"/>
  <w15:commentEx w15:paraId="7F0C0877" w15:done="0"/>
  <w15:commentEx w15:paraId="0BADCA19" w15:paraIdParent="7F0C0877" w15:done="0"/>
  <w15:commentEx w15:paraId="2BCA1726" w15:paraIdParent="7F0C0877" w15:done="0"/>
  <w15:commentEx w15:paraId="495B8907" w15:done="1"/>
  <w15:commentEx w15:paraId="728ACD1A" w15:done="0"/>
  <w15:commentEx w15:paraId="055F9E1A" w15:paraIdParent="728ACD1A" w15:done="0"/>
  <w15:commentEx w15:paraId="2AAFB59F" w15:done="1"/>
  <w15:commentEx w15:paraId="31D760F7" w15:paraIdParent="2AAFB59F" w15:done="1"/>
  <w15:commentEx w15:paraId="30CE7858" w15:done="0"/>
  <w15:commentEx w15:paraId="2294B15E" w15:done="0"/>
  <w15:commentEx w15:paraId="42A5B6A0" w15:paraIdParent="2294B15E" w15:done="0"/>
  <w15:commentEx w15:paraId="3867501E" w15:done="0"/>
  <w15:commentEx w15:paraId="0FA3765C" w15:paraIdParent="3867501E" w15:done="0"/>
  <w15:commentEx w15:paraId="60D4DF65" w15:done="0"/>
  <w15:commentEx w15:paraId="618B212C" w15:paraIdParent="60D4DF65" w15:done="0"/>
  <w15:commentEx w15:paraId="31847C03" w15:paraIdParent="60D4DF65" w15:done="0"/>
  <w15:commentEx w15:paraId="75E7726F" w15:paraIdParent="60D4DF65" w15:done="0"/>
  <w15:commentEx w15:paraId="2677AFB5" w15:done="1"/>
  <w15:commentEx w15:paraId="589C7344" w15:paraIdParent="2677AFB5" w15:done="1"/>
  <w15:commentEx w15:paraId="04FEE09B" w15:done="0"/>
  <w15:commentEx w15:paraId="40FB592C" w15:paraIdParent="04FEE09B" w15:done="0"/>
  <w15:commentEx w15:paraId="74E3F723" w15:paraIdParent="04FEE09B" w15:done="0"/>
  <w15:commentEx w15:paraId="41014C89" w15:done="1"/>
  <w15:commentEx w15:paraId="4A497241" w15:done="1"/>
  <w15:commentEx w15:paraId="26469279" w15:done="1"/>
  <w15:commentEx w15:paraId="5357E412" w15:done="1"/>
  <w15:commentEx w15:paraId="6DD56758" w15:paraIdParent="5357E412" w15:done="1"/>
  <w15:commentEx w15:paraId="1519DDF2" w15:done="0"/>
  <w15:commentEx w15:paraId="04F81E02" w15:done="0"/>
  <w15:commentEx w15:paraId="6B570558" w15:done="0"/>
  <w15:commentEx w15:paraId="386E03F6" w15:done="0"/>
  <w15:commentEx w15:paraId="0E023FEC" w15:done="0"/>
  <w15:commentEx w15:paraId="53B4EDE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A004566" w16cex:dateUtc="2024-05-14T20:17:00Z"/>
  <w16cex:commentExtensible w16cex:durableId="2A0045A1" w16cex:dateUtc="2024-05-28T17:59:00Z"/>
  <w16cex:commentExtensible w16cex:durableId="2899E3EA" w16cex:dateUtc="2023-08-30T21:51:00Z"/>
  <w16cex:commentExtensible w16cex:durableId="29B8E716" w16cex:dateUtc="2024-04-04T14:45:00Z"/>
  <w16cex:commentExtensible w16cex:durableId="41AA2C60" w16cex:dateUtc="2024-05-15T16:36:00Z"/>
  <w16cex:commentExtensible w16cex:durableId="29B8F0F9" w16cex:dateUtc="2023-08-31T21:20:00Z"/>
  <w16cex:commentExtensible w16cex:durableId="29BA2143" w16cex:dateUtc="2024-04-05T13:05:00Z"/>
  <w16cex:commentExtensible w16cex:durableId="10888F45" w16cex:dateUtc="2024-05-14T20:28:00Z"/>
  <w16cex:commentExtensible w16cex:durableId="28DA2B65" w16cex:dateUtc="2023-10-18T16:01:00Z"/>
  <w16cex:commentExtensible w16cex:durableId="29BA2515" w16cex:dateUtc="2024-04-05T13:21:00Z"/>
  <w16cex:commentExtensible w16cex:durableId="28D12CC3" w16cex:dateUtc="2023-10-11T21:16:00Z"/>
  <w16cex:commentExtensible w16cex:durableId="29BA2760" w16cex:dateUtc="2024-04-05T13:31:00Z"/>
  <w16cex:commentExtensible w16cex:durableId="406227F1" w16cex:dateUtc="2024-05-15T17:05:00Z"/>
  <w16cex:commentExtensible w16cex:durableId="2A005C55" w16cex:dateUtc="2024-05-28T19:36:00Z"/>
  <w16cex:commentExtensible w16cex:durableId="29C21E04" w16cex:dateUtc="2024-04-11T14:29:00Z"/>
  <w16cex:commentExtensible w16cex:durableId="538794AC" w16cex:dateUtc="2024-05-14T20:34:00Z"/>
  <w16cex:commentExtensible w16cex:durableId="327EB200" w16cex:dateUtc="2024-05-15T17:06:00Z"/>
  <w16cex:commentExtensible w16cex:durableId="7D5A30DD" w16cex:dateUtc="2024-05-14T20:35:00Z"/>
  <w16cex:commentExtensible w16cex:durableId="35C188A0" w16cex:dateUtc="2024-05-14T20:36:00Z"/>
  <w16cex:commentExtensible w16cex:durableId="2A0066AB" w16cex:dateUtc="2024-05-28T20:20:00Z"/>
  <w16cex:commentExtensible w16cex:durableId="7FCF25CE" w16cex:dateUtc="2024-05-14T20:38:00Z"/>
  <w16cex:commentExtensible w16cex:durableId="2A005F65" w16cex:dateUtc="2024-05-28T19:49:00Z"/>
  <w16cex:commentExtensible w16cex:durableId="508ACC22" w16cex:dateUtc="2024-05-14T20:41:00Z"/>
  <w16cex:commentExtensible w16cex:durableId="2A0062B8" w16cex:dateUtc="2024-05-28T20:03:00Z"/>
  <w16cex:commentExtensible w16cex:durableId="182ACA84" w16cex:dateUtc="2024-05-14T20:42:00Z"/>
  <w16cex:commentExtensible w16cex:durableId="2A005FF4" w16cex:dateUtc="2024-05-28T19:51:00Z"/>
  <w16cex:commentExtensible w16cex:durableId="6C33D175" w16cex:dateUtc="2024-05-14T20:58:00Z"/>
  <w16cex:commentExtensible w16cex:durableId="287BDC55" w16cex:dateUtc="2024-05-14T20:44:00Z"/>
  <w16cex:commentExtensible w16cex:durableId="2A00659A" w16cex:dateUtc="2024-05-28T20:15:00Z"/>
  <w16cex:commentExtensible w16cex:durableId="19B09D42" w16cex:dateUtc="2024-05-14T20:48:00Z"/>
  <w16cex:commentExtensible w16cex:durableId="2A0067D1" w16cex:dateUtc="2024-05-28T20:25:00Z"/>
  <w16cex:commentExtensible w16cex:durableId="0206C8FB" w16cex:dateUtc="2024-05-14T20:56:00Z"/>
  <w16cex:commentExtensible w16cex:durableId="2A006A44" w16cex:dateUtc="2024-05-28T20:35:00Z"/>
  <w16cex:commentExtensible w16cex:durableId="2A003192" w16cex:dateUtc="2024-05-28T16:33:00Z"/>
  <w16cex:commentExtensible w16cex:durableId="658EA5C6" w16cex:dateUtc="2024-05-15T18:11:00Z"/>
  <w16cex:commentExtensible w16cex:durableId="2A006E80" w16cex:dateUtc="2024-05-28T20:53:00Z"/>
  <w16cex:commentExtensible w16cex:durableId="1768C0D8" w16cex:dateUtc="2024-05-14T21:14:00Z"/>
  <w16cex:commentExtensible w16cex:durableId="2A006F3F" w16cex:dateUtc="2024-05-28T20:57:00Z"/>
  <w16cex:commentExtensible w16cex:durableId="28D1428A" w16cex:dateUtc="2023-10-11T22:49:00Z"/>
  <w16cex:commentExtensible w16cex:durableId="2A006F71" w16cex:dateUtc="2024-05-28T20:57:00Z"/>
  <w16cex:commentExtensible w16cex:durableId="29CA0B6A" w16cex:dateUtc="2023-10-11T21:53:00Z"/>
  <w16cex:commentExtensible w16cex:durableId="29CA0B69" w16cex:dateUtc="2024-04-08T20:45:00Z"/>
  <w16cex:commentExtensible w16cex:durableId="29CA0B87" w16cex:dateUtc="2024-04-17T14:49:00Z"/>
  <w16cex:commentExtensible w16cex:durableId="28D1430D" w16cex:dateUtc="2023-10-11T22:51:00Z"/>
  <w16cex:commentExtensible w16cex:durableId="4A808F61" w16cex:dateUtc="2024-05-14T21:25:00Z"/>
  <w16cex:commentExtensible w16cex:durableId="27A2B20F" w16cex:dateUtc="2024-05-15T17:55:00Z"/>
  <w16cex:commentExtensible w16cex:durableId="2A00704E" w16cex:dateUtc="2024-05-28T21:01:00Z"/>
  <w16cex:commentExtensible w16cex:durableId="7D21C012" w16cex:dateUtc="2024-05-14T21:31:00Z"/>
  <w16cex:commentExtensible w16cex:durableId="06D93EBF" w16cex:dateUtc="2024-05-14T21:31:00Z"/>
  <w16cex:commentExtensible w16cex:durableId="2A0072CA" w16cex:dateUtc="2024-05-28T21:12:00Z"/>
  <w16cex:commentExtensible w16cex:durableId="289B1ACE" w16cex:dateUtc="2023-08-31T19:57:00Z"/>
  <w16cex:commentExtensible w16cex:durableId="29BA421E" w16cex:dateUtc="2024-04-05T15:25:00Z"/>
  <w16cex:commentExtensible w16cex:durableId="3E196430" w16cex:dateUtc="2024-05-14T21:46:00Z"/>
  <w16cex:commentExtensible w16cex:durableId="7FBB5806" w16cex:dateUtc="2024-05-14T21:50:00Z"/>
  <w16cex:commentExtensible w16cex:durableId="2A00756A" w16cex:dateUtc="2024-05-28T21:23:00Z"/>
  <w16cex:commentExtensible w16cex:durableId="6C440824" w16cex:dateUtc="2024-05-14T21:50:00Z"/>
  <w16cex:commentExtensible w16cex:durableId="2A0075BE" w16cex:dateUtc="2024-05-28T21:24:00Z"/>
  <w16cex:commentExtensible w16cex:durableId="28D13D19" w16cex:dateUtc="2023-10-11T22:26:00Z"/>
  <w16cex:commentExtensible w16cex:durableId="29BE379D" w16cex:dateUtc="2024-04-08T15:30:00Z"/>
  <w16cex:commentExtensible w16cex:durableId="3C6C0DC4" w16cex:dateUtc="2024-05-15T18:01:00Z"/>
  <w16cex:commentExtensible w16cex:durableId="2A0077AB" w16cex:dateUtc="2024-05-28T21:32:00Z"/>
  <w16cex:commentExtensible w16cex:durableId="28D13C82" w16cex:dateUtc="2023-10-11T22:23:00Z"/>
  <w16cex:commentExtensible w16cex:durableId="29BE384B" w16cex:dateUtc="2024-04-08T15:32:00Z"/>
  <w16cex:commentExtensible w16cex:durableId="28D13DD9" w16cex:dateUtc="2023-10-11T22:29:00Z"/>
  <w16cex:commentExtensible w16cex:durableId="29BE3B3B" w16cex:dateUtc="2024-04-08T15:45:00Z"/>
  <w16cex:commentExtensible w16cex:durableId="2A007846" w16cex:dateUtc="2024-05-28T21:35:00Z"/>
  <w16cex:commentExtensible w16cex:durableId="6EB36AC2" w16cex:dateUtc="2024-05-14T21:54:00Z"/>
  <w16cex:commentExtensible w16cex:durableId="7D71B3B4" w16cex:dateUtc="2024-05-14T21:58:00Z"/>
  <w16cex:commentExtensible w16cex:durableId="147A6B5B" w16cex:dateUtc="2024-05-14T22:01:00Z"/>
  <w16cex:commentExtensible w16cex:durableId="28D141CB" w16cex:dateUtc="2023-10-11T22:46:00Z"/>
  <w16cex:commentExtensible w16cex:durableId="29BE78DC" w16cex:dateUtc="2024-04-08T20:08:00Z"/>
  <w16cex:commentExtensible w16cex:durableId="47F89CA6" w16cex:dateUtc="2024-05-14T22:03:00Z"/>
  <w16cex:commentExtensible w16cex:durableId="677F1AB9" w16cex:dateUtc="2024-05-14T22:04:00Z"/>
  <w16cex:commentExtensible w16cex:durableId="752997F6" w16cex:dateUtc="2024-05-14T22:05:00Z"/>
  <w16cex:commentExtensible w16cex:durableId="2A003ADD" w16cex:dateUtc="2024-05-28T17:13:00Z"/>
  <w16cex:commentExtensible w16cex:durableId="613D7723" w16cex:dateUtc="2024-05-15T18:09:00Z"/>
  <w16cex:commentExtensible w16cex:durableId="0AE597F5" w16cex:dateUtc="2024-05-14T22: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32FB628" w16cid:durableId="2A004566"/>
  <w16cid:commentId w16cid:paraId="786BE7FB" w16cid:durableId="2A0045A1"/>
  <w16cid:commentId w16cid:paraId="23387CB7" w16cid:durableId="2899E3EA"/>
  <w16cid:commentId w16cid:paraId="3C53F70A" w16cid:durableId="29B8E716"/>
  <w16cid:commentId w16cid:paraId="7C38FE97" w16cid:durableId="41AA2C60"/>
  <w16cid:commentId w16cid:paraId="2B1AB73E" w16cid:durableId="29B8F0F9"/>
  <w16cid:commentId w16cid:paraId="17634D20" w16cid:durableId="29BA2143"/>
  <w16cid:commentId w16cid:paraId="2E8103BC" w16cid:durableId="10888F45"/>
  <w16cid:commentId w16cid:paraId="26791BDD" w16cid:durableId="28DA2B65"/>
  <w16cid:commentId w16cid:paraId="0F2EBB97" w16cid:durableId="29BA2515"/>
  <w16cid:commentId w16cid:paraId="3493922C" w16cid:durableId="28D12CC3"/>
  <w16cid:commentId w16cid:paraId="1C5B6220" w16cid:durableId="29BA2760"/>
  <w16cid:commentId w16cid:paraId="78D02BAE" w16cid:durableId="406227F1"/>
  <w16cid:commentId w16cid:paraId="53DFE83D" w16cid:durableId="2A005C55"/>
  <w16cid:commentId w16cid:paraId="1D8A117C" w16cid:durableId="29C21E04"/>
  <w16cid:commentId w16cid:paraId="54CD882E" w16cid:durableId="538794AC"/>
  <w16cid:commentId w16cid:paraId="6BEE2726" w16cid:durableId="327EB200"/>
  <w16cid:commentId w16cid:paraId="479824AA" w16cid:durableId="7D5A30DD"/>
  <w16cid:commentId w16cid:paraId="09256D10" w16cid:durableId="35C188A0"/>
  <w16cid:commentId w16cid:paraId="3BAD08F4" w16cid:durableId="2A0066AB"/>
  <w16cid:commentId w16cid:paraId="0112550E" w16cid:durableId="7FCF25CE"/>
  <w16cid:commentId w16cid:paraId="49C5D707" w16cid:durableId="2A005F65"/>
  <w16cid:commentId w16cid:paraId="488EE98D" w16cid:durableId="508ACC22"/>
  <w16cid:commentId w16cid:paraId="04CCEF21" w16cid:durableId="2A0062B8"/>
  <w16cid:commentId w16cid:paraId="2982D769" w16cid:durableId="182ACA84"/>
  <w16cid:commentId w16cid:paraId="092E06C2" w16cid:durableId="2A005FF4"/>
  <w16cid:commentId w16cid:paraId="745CD562" w16cid:durableId="6C33D175"/>
  <w16cid:commentId w16cid:paraId="04B4B7F5" w16cid:durableId="287BDC55"/>
  <w16cid:commentId w16cid:paraId="7A93C328" w16cid:durableId="2A00659A"/>
  <w16cid:commentId w16cid:paraId="1AB6DEC7" w16cid:durableId="19B09D42"/>
  <w16cid:commentId w16cid:paraId="331FDA40" w16cid:durableId="2A0067D1"/>
  <w16cid:commentId w16cid:paraId="3A6841BC" w16cid:durableId="0206C8FB"/>
  <w16cid:commentId w16cid:paraId="74099660" w16cid:durableId="2A006A44"/>
  <w16cid:commentId w16cid:paraId="6A140F4B" w16cid:durableId="2A003192"/>
  <w16cid:commentId w16cid:paraId="3FBC592E" w16cid:durableId="658EA5C6"/>
  <w16cid:commentId w16cid:paraId="2EC83FF5" w16cid:durableId="2A006E80"/>
  <w16cid:commentId w16cid:paraId="16CB09CE" w16cid:durableId="1768C0D8"/>
  <w16cid:commentId w16cid:paraId="24210D10" w16cid:durableId="2A006F3F"/>
  <w16cid:commentId w16cid:paraId="7978E82B" w16cid:durableId="28D1428A"/>
  <w16cid:commentId w16cid:paraId="12395231" w16cid:durableId="2A006F71"/>
  <w16cid:commentId w16cid:paraId="13A25A71" w16cid:durableId="29CA0B6A"/>
  <w16cid:commentId w16cid:paraId="567459C5" w16cid:durableId="29CA0B69"/>
  <w16cid:commentId w16cid:paraId="48A4C7A9" w16cid:durableId="29CA0B87"/>
  <w16cid:commentId w16cid:paraId="57762BA9" w16cid:durableId="28D1430D"/>
  <w16cid:commentId w16cid:paraId="7F0C0877" w16cid:durableId="4A808F61"/>
  <w16cid:commentId w16cid:paraId="0BADCA19" w16cid:durableId="27A2B20F"/>
  <w16cid:commentId w16cid:paraId="2BCA1726" w16cid:durableId="2A00704E"/>
  <w16cid:commentId w16cid:paraId="495B8907" w16cid:durableId="7D21C012"/>
  <w16cid:commentId w16cid:paraId="728ACD1A" w16cid:durableId="06D93EBF"/>
  <w16cid:commentId w16cid:paraId="055F9E1A" w16cid:durableId="2A0072CA"/>
  <w16cid:commentId w16cid:paraId="2AAFB59F" w16cid:durableId="289B1ACE"/>
  <w16cid:commentId w16cid:paraId="31D760F7" w16cid:durableId="29BA421E"/>
  <w16cid:commentId w16cid:paraId="30CE7858" w16cid:durableId="3E196430"/>
  <w16cid:commentId w16cid:paraId="2294B15E" w16cid:durableId="7FBB5806"/>
  <w16cid:commentId w16cid:paraId="42A5B6A0" w16cid:durableId="2A00756A"/>
  <w16cid:commentId w16cid:paraId="3867501E" w16cid:durableId="6C440824"/>
  <w16cid:commentId w16cid:paraId="0FA3765C" w16cid:durableId="2A0075BE"/>
  <w16cid:commentId w16cid:paraId="60D4DF65" w16cid:durableId="28D13D19"/>
  <w16cid:commentId w16cid:paraId="618B212C" w16cid:durableId="29BE379D"/>
  <w16cid:commentId w16cid:paraId="31847C03" w16cid:durableId="3C6C0DC4"/>
  <w16cid:commentId w16cid:paraId="75E7726F" w16cid:durableId="2A0077AB"/>
  <w16cid:commentId w16cid:paraId="2677AFB5" w16cid:durableId="28D13C82"/>
  <w16cid:commentId w16cid:paraId="589C7344" w16cid:durableId="29BE384B"/>
  <w16cid:commentId w16cid:paraId="04FEE09B" w16cid:durableId="28D13DD9"/>
  <w16cid:commentId w16cid:paraId="40FB592C" w16cid:durableId="29BE3B3B"/>
  <w16cid:commentId w16cid:paraId="74E3F723" w16cid:durableId="2A007846"/>
  <w16cid:commentId w16cid:paraId="41014C89" w16cid:durableId="6EB36AC2"/>
  <w16cid:commentId w16cid:paraId="4A497241" w16cid:durableId="7D71B3B4"/>
  <w16cid:commentId w16cid:paraId="26469279" w16cid:durableId="147A6B5B"/>
  <w16cid:commentId w16cid:paraId="5357E412" w16cid:durableId="28D141CB"/>
  <w16cid:commentId w16cid:paraId="6DD56758" w16cid:durableId="29BE78DC"/>
  <w16cid:commentId w16cid:paraId="1519DDF2" w16cid:durableId="47F89CA6"/>
  <w16cid:commentId w16cid:paraId="04F81E02" w16cid:durableId="677F1AB9"/>
  <w16cid:commentId w16cid:paraId="6B570558" w16cid:durableId="752997F6"/>
  <w16cid:commentId w16cid:paraId="386E03F6" w16cid:durableId="2A003ADD"/>
  <w16cid:commentId w16cid:paraId="0E023FEC" w16cid:durableId="613D7723"/>
  <w16cid:commentId w16cid:paraId="53B4EDE0" w16cid:durableId="0AE597F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41CCCF" w14:textId="77777777" w:rsidR="000F4FF0" w:rsidRDefault="000F4FF0" w:rsidP="00677DF7">
      <w:pPr>
        <w:spacing w:after="0" w:line="240" w:lineRule="auto"/>
      </w:pPr>
      <w:r>
        <w:separator/>
      </w:r>
    </w:p>
  </w:endnote>
  <w:endnote w:type="continuationSeparator" w:id="0">
    <w:p w14:paraId="3BD18032" w14:textId="77777777" w:rsidR="000F4FF0" w:rsidRDefault="000F4FF0" w:rsidP="00677D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CD128A" w14:textId="77777777" w:rsidR="00111303" w:rsidRDefault="00111303" w:rsidP="00111303">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1507920"/>
      <w:docPartObj>
        <w:docPartGallery w:val="Page Numbers (Bottom of Page)"/>
        <w:docPartUnique/>
      </w:docPartObj>
    </w:sdtPr>
    <w:sdtEndPr>
      <w:rPr>
        <w:noProof/>
      </w:rPr>
    </w:sdtEndPr>
    <w:sdtContent>
      <w:p w14:paraId="1A7DED18" w14:textId="77777777" w:rsidR="00EC65B9" w:rsidRDefault="00EC65B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BFD8230" w14:textId="77777777" w:rsidR="00EC65B9" w:rsidRDefault="00EC65B9" w:rsidP="00111303">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DC0F87" w14:textId="77777777" w:rsidR="000F4FF0" w:rsidRDefault="000F4FF0" w:rsidP="00677DF7">
      <w:pPr>
        <w:spacing w:after="0" w:line="240" w:lineRule="auto"/>
      </w:pPr>
      <w:r>
        <w:separator/>
      </w:r>
    </w:p>
  </w:footnote>
  <w:footnote w:type="continuationSeparator" w:id="0">
    <w:p w14:paraId="39053865" w14:textId="77777777" w:rsidR="000F4FF0" w:rsidRDefault="000F4FF0" w:rsidP="00677DF7">
      <w:pPr>
        <w:spacing w:after="0" w:line="240" w:lineRule="auto"/>
      </w:pPr>
      <w:r>
        <w:continuationSeparator/>
      </w:r>
    </w:p>
  </w:footnote>
  <w:footnote w:id="1">
    <w:p w14:paraId="55A6B079" w14:textId="77777777" w:rsidR="001F0EB0" w:rsidRDefault="001F0EB0" w:rsidP="001F0EB0">
      <w:pPr>
        <w:pStyle w:val="FootnoteText"/>
      </w:pPr>
      <w:r>
        <w:rPr>
          <w:rStyle w:val="FootnoteReference"/>
        </w:rPr>
        <w:footnoteRef/>
      </w:r>
      <w:r>
        <w:t xml:space="preserve"> </w:t>
      </w:r>
      <w:r>
        <w:rPr>
          <w:rFonts w:cs="Times New Roman"/>
          <w:sz w:val="18"/>
          <w:szCs w:val="18"/>
        </w:rPr>
        <w:t>HLIs are intended to communicate complex information in easily understood terms. HLIs for salmon include abundance of wild and hatchery spawners, among others (PNAMP 2009). After NOAA’s monitoring guidance was completed (e.g., Crawford and Rumsey 2009) it was intended that additional HLIs, e.g., to convey life history information, would be identified for salmon and steelhead.</w:t>
      </w:r>
    </w:p>
  </w:footnote>
  <w:footnote w:id="2">
    <w:p w14:paraId="44625B7D" w14:textId="0657A575" w:rsidR="00A0411C" w:rsidRPr="00B25FFC" w:rsidRDefault="00A0411C">
      <w:pPr>
        <w:pStyle w:val="FootnoteText"/>
        <w:rPr>
          <w:rFonts w:cs="Times New Roman"/>
          <w:sz w:val="18"/>
          <w:szCs w:val="18"/>
        </w:rPr>
      </w:pPr>
      <w:r>
        <w:rPr>
          <w:rStyle w:val="FootnoteReference"/>
        </w:rPr>
        <w:footnoteRef/>
      </w:r>
      <w:r>
        <w:t xml:space="preserve"> </w:t>
      </w:r>
      <w:r w:rsidRPr="00B25FFC">
        <w:rPr>
          <w:rFonts w:cs="Times New Roman"/>
          <w:sz w:val="18"/>
          <w:szCs w:val="18"/>
        </w:rPr>
        <w:t>Examples of adult:adult productivity include adult recruits per adult spawner or lifetime reproductive success.</w:t>
      </w:r>
    </w:p>
  </w:footnote>
  <w:footnote w:id="3">
    <w:p w14:paraId="5B37B1E2" w14:textId="046EC3D8" w:rsidR="002A39E5" w:rsidRPr="002A39E5" w:rsidRDefault="002A39E5">
      <w:pPr>
        <w:pStyle w:val="FootnoteText"/>
        <w:rPr>
          <w:rFonts w:cs="Times New Roman"/>
          <w:sz w:val="18"/>
          <w:szCs w:val="18"/>
        </w:rPr>
      </w:pPr>
      <w:r>
        <w:rPr>
          <w:rStyle w:val="FootnoteReference"/>
        </w:rPr>
        <w:footnoteRef/>
      </w:r>
      <w:r>
        <w:t xml:space="preserve"> </w:t>
      </w:r>
      <w:r w:rsidRPr="002A39E5">
        <w:rPr>
          <w:rFonts w:cs="Times New Roman"/>
          <w:sz w:val="18"/>
          <w:szCs w:val="18"/>
        </w:rPr>
        <w:t xml:space="preserve">Genetic-based effective population size monitoring (e.g., </w:t>
      </w:r>
      <w:r w:rsidR="00521132">
        <w:rPr>
          <w:rFonts w:cs="Times New Roman"/>
          <w:sz w:val="18"/>
          <w:szCs w:val="18"/>
        </w:rPr>
        <w:t xml:space="preserve">Bowersox et al. 2022, </w:t>
      </w:r>
      <w:r w:rsidRPr="002A39E5">
        <w:rPr>
          <w:rFonts w:cs="Times New Roman"/>
          <w:sz w:val="18"/>
          <w:szCs w:val="18"/>
        </w:rPr>
        <w:t>Hargrove</w:t>
      </w:r>
      <w:r w:rsidR="00521132">
        <w:rPr>
          <w:rFonts w:cs="Times New Roman"/>
          <w:sz w:val="18"/>
          <w:szCs w:val="18"/>
        </w:rPr>
        <w:t xml:space="preserve"> et al.</w:t>
      </w:r>
      <w:r w:rsidRPr="002A39E5">
        <w:rPr>
          <w:rFonts w:cs="Times New Roman"/>
          <w:sz w:val="18"/>
          <w:szCs w:val="18"/>
        </w:rPr>
        <w:t xml:space="preserve"> 2022, Ackerman</w:t>
      </w:r>
      <w:r w:rsidR="00521132">
        <w:rPr>
          <w:rFonts w:cs="Times New Roman"/>
          <w:sz w:val="18"/>
          <w:szCs w:val="18"/>
        </w:rPr>
        <w:t xml:space="preserve"> et al.</w:t>
      </w:r>
      <w:r w:rsidRPr="002A39E5">
        <w:rPr>
          <w:rFonts w:cs="Times New Roman"/>
          <w:sz w:val="18"/>
          <w:szCs w:val="18"/>
        </w:rPr>
        <w:t xml:space="preserve"> 2017) is another potential example of low- or high-resolution monitoring; however, estimates of effective population size or effective number of breeders must be converted to abundance which is still a relatively new and un</w:t>
      </w:r>
      <w:r w:rsidR="002A00A7">
        <w:rPr>
          <w:rFonts w:cs="Times New Roman"/>
          <w:sz w:val="18"/>
          <w:szCs w:val="18"/>
        </w:rPr>
        <w:t>validated</w:t>
      </w:r>
      <w:r w:rsidRPr="002A39E5">
        <w:rPr>
          <w:rFonts w:cs="Times New Roman"/>
          <w:sz w:val="18"/>
          <w:szCs w:val="18"/>
        </w:rPr>
        <w:t xml:space="preserve"> technique.</w:t>
      </w:r>
    </w:p>
  </w:footnote>
  <w:footnote w:id="4">
    <w:p w14:paraId="169341BE" w14:textId="79D94C08" w:rsidR="00564F9C" w:rsidRPr="00421032" w:rsidRDefault="00564F9C" w:rsidP="00564F9C">
      <w:pPr>
        <w:pStyle w:val="FootnoteText"/>
        <w:rPr>
          <w:rFonts w:cs="Times New Roman"/>
          <w:sz w:val="18"/>
          <w:szCs w:val="18"/>
        </w:rPr>
      </w:pPr>
      <w:r>
        <w:rPr>
          <w:rStyle w:val="FootnoteReference"/>
        </w:rPr>
        <w:footnoteRef/>
      </w:r>
      <w:r>
        <w:t xml:space="preserve"> </w:t>
      </w:r>
      <w:r w:rsidRPr="00421032">
        <w:rPr>
          <w:rFonts w:cs="Times New Roman"/>
          <w:sz w:val="18"/>
          <w:szCs w:val="18"/>
        </w:rPr>
        <w:t xml:space="preserve">For </w:t>
      </w:r>
      <w:r>
        <w:rPr>
          <w:rFonts w:cs="Times New Roman"/>
          <w:sz w:val="18"/>
          <w:szCs w:val="18"/>
        </w:rPr>
        <w:t>spring/summer</w:t>
      </w:r>
      <w:r w:rsidRPr="00421032">
        <w:rPr>
          <w:rFonts w:cs="Times New Roman"/>
          <w:sz w:val="18"/>
          <w:szCs w:val="18"/>
        </w:rPr>
        <w:t xml:space="preserve"> Chinook salmon, annual adult status and trend data should be collected at high-intensity monitoring for at least one population per run-type (spring versus summer-run) within each MPG (CBCAMW 2010)</w:t>
      </w:r>
      <w:r w:rsidR="003E564D">
        <w:rPr>
          <w:rFonts w:cs="Times New Roman"/>
          <w:sz w:val="18"/>
          <w:szCs w:val="18"/>
        </w:rPr>
        <w:t>.</w:t>
      </w:r>
    </w:p>
  </w:footnote>
  <w:footnote w:id="5">
    <w:p w14:paraId="2EEA8EE2" w14:textId="77777777" w:rsidR="00F67062" w:rsidRDefault="00F67062" w:rsidP="00F67062">
      <w:pPr>
        <w:pStyle w:val="FootnoteText"/>
      </w:pPr>
      <w:r>
        <w:rPr>
          <w:rStyle w:val="FootnoteReference"/>
        </w:rPr>
        <w:footnoteRef/>
      </w:r>
      <w:r>
        <w:t xml:space="preserve"> Redd count index transect methods throughout for surveys completed in Idaho in SY2021 were identified in Poole et al. (2022).</w:t>
      </w:r>
    </w:p>
  </w:footnote>
  <w:footnote w:id="6">
    <w:p w14:paraId="3B46F6D0" w14:textId="699965B2" w:rsidR="002050AA" w:rsidRDefault="002050AA">
      <w:pPr>
        <w:pStyle w:val="FootnoteText"/>
      </w:pPr>
      <w:r>
        <w:rPr>
          <w:rStyle w:val="FootnoteReference"/>
        </w:rPr>
        <w:footnoteRef/>
      </w:r>
      <w:r>
        <w:t xml:space="preserve"> Because the ICTRT (2003) </w:t>
      </w:r>
      <w:r w:rsidRPr="002050AA">
        <w:t>defined the Panther Creek population as functionally extirpated, the population is not included in the initial recovery strategies for achieving a viable MPG or a viable ESU. Thus the recovery plan does not designate a proposed status for this population. The primary recovery function of the population will be to contribute to the abundance, productivity, and spatial structure of the Upper Salmon River MPG and the ESU. However, as more information is gathered about the spring/summer Chinook salmon spawning in Panther Creek, it is possible that NMFS will select Panther Creek as one of the Upper Salmon River populations to reach low risk status as part of the MPG recovery strategy. This determination would then be integrated into the recovery plan.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83069"/>
    <w:multiLevelType w:val="hybridMultilevel"/>
    <w:tmpl w:val="36E445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0C4E1A"/>
    <w:multiLevelType w:val="hybridMultilevel"/>
    <w:tmpl w:val="4D369D7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F66AD6C0">
      <w:start w:val="1"/>
      <w:numFmt w:val="lowerRoman"/>
      <w:lvlText w:val="%3."/>
      <w:lvlJc w:val="right"/>
      <w:pPr>
        <w:ind w:left="2160" w:hanging="180"/>
      </w:pPr>
      <w:rPr>
        <w:rFont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5FA182A"/>
    <w:multiLevelType w:val="hybridMultilevel"/>
    <w:tmpl w:val="6A84C7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48734D8"/>
    <w:multiLevelType w:val="hybridMultilevel"/>
    <w:tmpl w:val="FB2C8D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6CC40CF"/>
    <w:multiLevelType w:val="hybridMultilevel"/>
    <w:tmpl w:val="F6A4B7AC"/>
    <w:lvl w:ilvl="0" w:tplc="EC74C166">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7293CE0"/>
    <w:multiLevelType w:val="hybridMultilevel"/>
    <w:tmpl w:val="B616D812"/>
    <w:lvl w:ilvl="0" w:tplc="04090011">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485D497C"/>
    <w:multiLevelType w:val="hybridMultilevel"/>
    <w:tmpl w:val="BE0A01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0B03061"/>
    <w:multiLevelType w:val="hybridMultilevel"/>
    <w:tmpl w:val="797C1B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2944A18"/>
    <w:multiLevelType w:val="hybridMultilevel"/>
    <w:tmpl w:val="35B6CF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A233E84"/>
    <w:multiLevelType w:val="hybridMultilevel"/>
    <w:tmpl w:val="978C74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A570FF8"/>
    <w:multiLevelType w:val="hybridMultilevel"/>
    <w:tmpl w:val="03E00D98"/>
    <w:lvl w:ilvl="0" w:tplc="04090011">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62A76AA5"/>
    <w:multiLevelType w:val="hybridMultilevel"/>
    <w:tmpl w:val="86EC9976"/>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63307B57"/>
    <w:multiLevelType w:val="hybridMultilevel"/>
    <w:tmpl w:val="18FCD6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16899687">
    <w:abstractNumId w:val="9"/>
  </w:num>
  <w:num w:numId="2" w16cid:durableId="295837715">
    <w:abstractNumId w:val="1"/>
  </w:num>
  <w:num w:numId="3" w16cid:durableId="270819319">
    <w:abstractNumId w:val="3"/>
  </w:num>
  <w:num w:numId="4" w16cid:durableId="898907464">
    <w:abstractNumId w:val="2"/>
  </w:num>
  <w:num w:numId="5" w16cid:durableId="985166865">
    <w:abstractNumId w:val="0"/>
  </w:num>
  <w:num w:numId="6" w16cid:durableId="1512837582">
    <w:abstractNumId w:val="7"/>
  </w:num>
  <w:num w:numId="7" w16cid:durableId="386998980">
    <w:abstractNumId w:val="11"/>
  </w:num>
  <w:num w:numId="8" w16cid:durableId="1909416681">
    <w:abstractNumId w:val="4"/>
  </w:num>
  <w:num w:numId="9" w16cid:durableId="1859849830">
    <w:abstractNumId w:val="8"/>
  </w:num>
  <w:num w:numId="10" w16cid:durableId="1285624822">
    <w:abstractNumId w:val="10"/>
  </w:num>
  <w:num w:numId="11" w16cid:durableId="1760444745">
    <w:abstractNumId w:val="6"/>
  </w:num>
  <w:num w:numId="12" w16cid:durableId="1087072466">
    <w:abstractNumId w:val="12"/>
  </w:num>
  <w:num w:numId="13" w16cid:durableId="197476117">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opeland,Tim">
    <w15:presenceInfo w15:providerId="AD" w15:userId="S::tim.copeland@idfg.idaho.gov::cbf44d7d-7c12-4237-9b05-daeb3752de38"/>
  </w15:person>
  <w15:person w15:author="Mike Ackerman">
    <w15:presenceInfo w15:providerId="AD" w15:userId="S::MikeA@nezperce.org::0b47ff0e-31f3-4b4d-8b78-4e8868867499"/>
  </w15:person>
  <w15:person w15:author="FELDHAUS Joseph * ODFW">
    <w15:presenceInfo w15:providerId="AD" w15:userId="S::Joseph.FELDHAUS@odfw.oregon.gov::7b2cfc08-dea2-4b60-bc30-bc0f390179c8"/>
  </w15:person>
  <w15:person w15:author="FELDHAUS Joseph * ODFW [2]">
    <w15:presenceInfo w15:providerId="AD" w15:userId="S::Joseph.Feldhaus@odfw.oregon.gov::7b2cfc08-dea2-4b60-bc30-bc0f390179c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20E1"/>
    <w:rsid w:val="000045D9"/>
    <w:rsid w:val="000067E4"/>
    <w:rsid w:val="000102FB"/>
    <w:rsid w:val="00011269"/>
    <w:rsid w:val="00015A9A"/>
    <w:rsid w:val="000160F5"/>
    <w:rsid w:val="0001711B"/>
    <w:rsid w:val="0001722A"/>
    <w:rsid w:val="00017C30"/>
    <w:rsid w:val="00024908"/>
    <w:rsid w:val="00025452"/>
    <w:rsid w:val="00031331"/>
    <w:rsid w:val="00032534"/>
    <w:rsid w:val="00045199"/>
    <w:rsid w:val="000454E8"/>
    <w:rsid w:val="00046FEA"/>
    <w:rsid w:val="000547B5"/>
    <w:rsid w:val="00061162"/>
    <w:rsid w:val="00061712"/>
    <w:rsid w:val="00061DB1"/>
    <w:rsid w:val="000622EA"/>
    <w:rsid w:val="00064F05"/>
    <w:rsid w:val="00067E58"/>
    <w:rsid w:val="0007002C"/>
    <w:rsid w:val="0007028A"/>
    <w:rsid w:val="000705D9"/>
    <w:rsid w:val="000805A6"/>
    <w:rsid w:val="000836F0"/>
    <w:rsid w:val="0009746B"/>
    <w:rsid w:val="000A18C8"/>
    <w:rsid w:val="000B34FA"/>
    <w:rsid w:val="000B6D17"/>
    <w:rsid w:val="000B78CF"/>
    <w:rsid w:val="000C0435"/>
    <w:rsid w:val="000C3AA2"/>
    <w:rsid w:val="000C422D"/>
    <w:rsid w:val="000C7D4F"/>
    <w:rsid w:val="000D3841"/>
    <w:rsid w:val="000D38C4"/>
    <w:rsid w:val="000D3FB6"/>
    <w:rsid w:val="000D4C11"/>
    <w:rsid w:val="000D5CCC"/>
    <w:rsid w:val="000D645F"/>
    <w:rsid w:val="000E112A"/>
    <w:rsid w:val="000E3DA6"/>
    <w:rsid w:val="000F1DB1"/>
    <w:rsid w:val="000F2DA6"/>
    <w:rsid w:val="000F3CC1"/>
    <w:rsid w:val="000F4FF0"/>
    <w:rsid w:val="000F7612"/>
    <w:rsid w:val="001001F2"/>
    <w:rsid w:val="00100316"/>
    <w:rsid w:val="001032D3"/>
    <w:rsid w:val="00110D73"/>
    <w:rsid w:val="00111303"/>
    <w:rsid w:val="00111320"/>
    <w:rsid w:val="00117F40"/>
    <w:rsid w:val="0012185F"/>
    <w:rsid w:val="0012232A"/>
    <w:rsid w:val="001246FE"/>
    <w:rsid w:val="00126201"/>
    <w:rsid w:val="00127CA1"/>
    <w:rsid w:val="0013787E"/>
    <w:rsid w:val="00141564"/>
    <w:rsid w:val="00141B42"/>
    <w:rsid w:val="00142DC3"/>
    <w:rsid w:val="00145DCC"/>
    <w:rsid w:val="00147AC1"/>
    <w:rsid w:val="001559DA"/>
    <w:rsid w:val="001576FE"/>
    <w:rsid w:val="00160896"/>
    <w:rsid w:val="00161662"/>
    <w:rsid w:val="001622EA"/>
    <w:rsid w:val="00162C3B"/>
    <w:rsid w:val="00163728"/>
    <w:rsid w:val="00170F90"/>
    <w:rsid w:val="001746E3"/>
    <w:rsid w:val="001754C4"/>
    <w:rsid w:val="00186027"/>
    <w:rsid w:val="00195900"/>
    <w:rsid w:val="0019708A"/>
    <w:rsid w:val="001A0F06"/>
    <w:rsid w:val="001B0429"/>
    <w:rsid w:val="001B06E3"/>
    <w:rsid w:val="001B5E98"/>
    <w:rsid w:val="001C13D4"/>
    <w:rsid w:val="001C223E"/>
    <w:rsid w:val="001C2A21"/>
    <w:rsid w:val="001D5BFE"/>
    <w:rsid w:val="001D6BF2"/>
    <w:rsid w:val="001E01B6"/>
    <w:rsid w:val="001E22A3"/>
    <w:rsid w:val="001E3004"/>
    <w:rsid w:val="001E3D5E"/>
    <w:rsid w:val="001E3E5A"/>
    <w:rsid w:val="001E50CA"/>
    <w:rsid w:val="001E660C"/>
    <w:rsid w:val="001F0EB0"/>
    <w:rsid w:val="001F188D"/>
    <w:rsid w:val="001F235F"/>
    <w:rsid w:val="001F3708"/>
    <w:rsid w:val="001F58DF"/>
    <w:rsid w:val="001F63AF"/>
    <w:rsid w:val="002007E7"/>
    <w:rsid w:val="002028F6"/>
    <w:rsid w:val="00204958"/>
    <w:rsid w:val="002050AA"/>
    <w:rsid w:val="00221697"/>
    <w:rsid w:val="00224289"/>
    <w:rsid w:val="002269B3"/>
    <w:rsid w:val="00227ACE"/>
    <w:rsid w:val="0023275B"/>
    <w:rsid w:val="00233BBC"/>
    <w:rsid w:val="00234B2E"/>
    <w:rsid w:val="00235B59"/>
    <w:rsid w:val="002410F5"/>
    <w:rsid w:val="00242CCC"/>
    <w:rsid w:val="00243CE2"/>
    <w:rsid w:val="0024620B"/>
    <w:rsid w:val="00246CBC"/>
    <w:rsid w:val="002477D7"/>
    <w:rsid w:val="0025120B"/>
    <w:rsid w:val="002579BC"/>
    <w:rsid w:val="002604DC"/>
    <w:rsid w:val="00265EE7"/>
    <w:rsid w:val="00274E73"/>
    <w:rsid w:val="00277F55"/>
    <w:rsid w:val="002878C4"/>
    <w:rsid w:val="00294461"/>
    <w:rsid w:val="0029512A"/>
    <w:rsid w:val="002A00A7"/>
    <w:rsid w:val="002A1432"/>
    <w:rsid w:val="002A39E5"/>
    <w:rsid w:val="002A4D10"/>
    <w:rsid w:val="002A52E4"/>
    <w:rsid w:val="002B3221"/>
    <w:rsid w:val="002B36CC"/>
    <w:rsid w:val="002B3E62"/>
    <w:rsid w:val="002B5B8F"/>
    <w:rsid w:val="002C133C"/>
    <w:rsid w:val="002C36D3"/>
    <w:rsid w:val="002C4C1F"/>
    <w:rsid w:val="002C6507"/>
    <w:rsid w:val="002C71B7"/>
    <w:rsid w:val="002D01D9"/>
    <w:rsid w:val="002D03A6"/>
    <w:rsid w:val="002D15E4"/>
    <w:rsid w:val="002D1F21"/>
    <w:rsid w:val="002D28A1"/>
    <w:rsid w:val="002D6351"/>
    <w:rsid w:val="002D74B8"/>
    <w:rsid w:val="002E6064"/>
    <w:rsid w:val="002E71A0"/>
    <w:rsid w:val="002F23F8"/>
    <w:rsid w:val="002F7455"/>
    <w:rsid w:val="00300004"/>
    <w:rsid w:val="0030002E"/>
    <w:rsid w:val="00302709"/>
    <w:rsid w:val="003031D2"/>
    <w:rsid w:val="00303B40"/>
    <w:rsid w:val="00305646"/>
    <w:rsid w:val="00306266"/>
    <w:rsid w:val="00314822"/>
    <w:rsid w:val="00317A8F"/>
    <w:rsid w:val="00317BB3"/>
    <w:rsid w:val="003201E5"/>
    <w:rsid w:val="00323663"/>
    <w:rsid w:val="003256A7"/>
    <w:rsid w:val="003261D8"/>
    <w:rsid w:val="00326CD3"/>
    <w:rsid w:val="00327D10"/>
    <w:rsid w:val="0033156D"/>
    <w:rsid w:val="00336946"/>
    <w:rsid w:val="00343CFB"/>
    <w:rsid w:val="003459AE"/>
    <w:rsid w:val="00347B16"/>
    <w:rsid w:val="00350099"/>
    <w:rsid w:val="00351EA7"/>
    <w:rsid w:val="00351F6C"/>
    <w:rsid w:val="003520D5"/>
    <w:rsid w:val="00353D3B"/>
    <w:rsid w:val="00354237"/>
    <w:rsid w:val="00356287"/>
    <w:rsid w:val="003627F5"/>
    <w:rsid w:val="0036314B"/>
    <w:rsid w:val="00381AF2"/>
    <w:rsid w:val="00385F53"/>
    <w:rsid w:val="00387E14"/>
    <w:rsid w:val="0039269D"/>
    <w:rsid w:val="00393A12"/>
    <w:rsid w:val="00393B46"/>
    <w:rsid w:val="003978B3"/>
    <w:rsid w:val="00397ED9"/>
    <w:rsid w:val="003A1403"/>
    <w:rsid w:val="003A2B7F"/>
    <w:rsid w:val="003A3B65"/>
    <w:rsid w:val="003A4017"/>
    <w:rsid w:val="003B2775"/>
    <w:rsid w:val="003B3245"/>
    <w:rsid w:val="003B3A86"/>
    <w:rsid w:val="003B3C30"/>
    <w:rsid w:val="003C5676"/>
    <w:rsid w:val="003C5C01"/>
    <w:rsid w:val="003C7452"/>
    <w:rsid w:val="003D529F"/>
    <w:rsid w:val="003E4E69"/>
    <w:rsid w:val="003E564D"/>
    <w:rsid w:val="00400863"/>
    <w:rsid w:val="00402770"/>
    <w:rsid w:val="0040489C"/>
    <w:rsid w:val="00405CE8"/>
    <w:rsid w:val="00410823"/>
    <w:rsid w:val="00413AB4"/>
    <w:rsid w:val="00415D2F"/>
    <w:rsid w:val="00415F9B"/>
    <w:rsid w:val="00421032"/>
    <w:rsid w:val="00421BBD"/>
    <w:rsid w:val="00423805"/>
    <w:rsid w:val="0042581F"/>
    <w:rsid w:val="00427CD0"/>
    <w:rsid w:val="00427D79"/>
    <w:rsid w:val="00436D9F"/>
    <w:rsid w:val="00443173"/>
    <w:rsid w:val="00443A7E"/>
    <w:rsid w:val="00443B96"/>
    <w:rsid w:val="00456D09"/>
    <w:rsid w:val="0045782A"/>
    <w:rsid w:val="0046399B"/>
    <w:rsid w:val="004643C6"/>
    <w:rsid w:val="0046529E"/>
    <w:rsid w:val="00465B97"/>
    <w:rsid w:val="00466E5B"/>
    <w:rsid w:val="00473978"/>
    <w:rsid w:val="004752F4"/>
    <w:rsid w:val="00475F4C"/>
    <w:rsid w:val="00482D03"/>
    <w:rsid w:val="004835F4"/>
    <w:rsid w:val="00485094"/>
    <w:rsid w:val="00485899"/>
    <w:rsid w:val="00490582"/>
    <w:rsid w:val="00493A3E"/>
    <w:rsid w:val="00495C29"/>
    <w:rsid w:val="004A490E"/>
    <w:rsid w:val="004A6486"/>
    <w:rsid w:val="004B754B"/>
    <w:rsid w:val="004C00F1"/>
    <w:rsid w:val="004C2978"/>
    <w:rsid w:val="004C3551"/>
    <w:rsid w:val="004C6495"/>
    <w:rsid w:val="004C7636"/>
    <w:rsid w:val="004D0D7E"/>
    <w:rsid w:val="004D41A5"/>
    <w:rsid w:val="004D5B49"/>
    <w:rsid w:val="004D7C9A"/>
    <w:rsid w:val="004E196B"/>
    <w:rsid w:val="004E1BCB"/>
    <w:rsid w:val="004E499F"/>
    <w:rsid w:val="004E6772"/>
    <w:rsid w:val="004F2854"/>
    <w:rsid w:val="004F3B0A"/>
    <w:rsid w:val="004F6410"/>
    <w:rsid w:val="004F6A40"/>
    <w:rsid w:val="004F71E4"/>
    <w:rsid w:val="00501136"/>
    <w:rsid w:val="005016D0"/>
    <w:rsid w:val="00506389"/>
    <w:rsid w:val="00510098"/>
    <w:rsid w:val="0051024A"/>
    <w:rsid w:val="00511286"/>
    <w:rsid w:val="00512E18"/>
    <w:rsid w:val="005133C8"/>
    <w:rsid w:val="0051458D"/>
    <w:rsid w:val="00517FA0"/>
    <w:rsid w:val="00521132"/>
    <w:rsid w:val="00522335"/>
    <w:rsid w:val="00524AD6"/>
    <w:rsid w:val="00525F8D"/>
    <w:rsid w:val="00526B4D"/>
    <w:rsid w:val="0052704B"/>
    <w:rsid w:val="0053510D"/>
    <w:rsid w:val="0053593D"/>
    <w:rsid w:val="00535F67"/>
    <w:rsid w:val="005367B7"/>
    <w:rsid w:val="00541EC6"/>
    <w:rsid w:val="005439D8"/>
    <w:rsid w:val="005521DF"/>
    <w:rsid w:val="005536DE"/>
    <w:rsid w:val="00553CC9"/>
    <w:rsid w:val="0055482A"/>
    <w:rsid w:val="005566AC"/>
    <w:rsid w:val="00560457"/>
    <w:rsid w:val="0056275D"/>
    <w:rsid w:val="00564F9C"/>
    <w:rsid w:val="00567A86"/>
    <w:rsid w:val="0057151E"/>
    <w:rsid w:val="00571A76"/>
    <w:rsid w:val="00574D0D"/>
    <w:rsid w:val="005824E8"/>
    <w:rsid w:val="0058382B"/>
    <w:rsid w:val="0059525A"/>
    <w:rsid w:val="00597A13"/>
    <w:rsid w:val="005A131B"/>
    <w:rsid w:val="005A21C7"/>
    <w:rsid w:val="005A4831"/>
    <w:rsid w:val="005B64F9"/>
    <w:rsid w:val="005C6EBE"/>
    <w:rsid w:val="005D3DCE"/>
    <w:rsid w:val="005D65B4"/>
    <w:rsid w:val="005D699F"/>
    <w:rsid w:val="005E3B22"/>
    <w:rsid w:val="005E4DDF"/>
    <w:rsid w:val="005E5AC8"/>
    <w:rsid w:val="005E6372"/>
    <w:rsid w:val="005F0DA4"/>
    <w:rsid w:val="005F0F4E"/>
    <w:rsid w:val="005F3C57"/>
    <w:rsid w:val="00603375"/>
    <w:rsid w:val="00606230"/>
    <w:rsid w:val="00614D2A"/>
    <w:rsid w:val="00617CB9"/>
    <w:rsid w:val="00622238"/>
    <w:rsid w:val="0062321B"/>
    <w:rsid w:val="00630607"/>
    <w:rsid w:val="00631F22"/>
    <w:rsid w:val="006338D8"/>
    <w:rsid w:val="00635CEE"/>
    <w:rsid w:val="0063685F"/>
    <w:rsid w:val="006377EF"/>
    <w:rsid w:val="006378FD"/>
    <w:rsid w:val="00637C2F"/>
    <w:rsid w:val="00642AA5"/>
    <w:rsid w:val="00643AE7"/>
    <w:rsid w:val="006452D6"/>
    <w:rsid w:val="00652F78"/>
    <w:rsid w:val="00654F20"/>
    <w:rsid w:val="00655AFA"/>
    <w:rsid w:val="00657327"/>
    <w:rsid w:val="00663819"/>
    <w:rsid w:val="00663998"/>
    <w:rsid w:val="006665FC"/>
    <w:rsid w:val="00666F97"/>
    <w:rsid w:val="006720C9"/>
    <w:rsid w:val="00676EE1"/>
    <w:rsid w:val="00677DF7"/>
    <w:rsid w:val="0069045D"/>
    <w:rsid w:val="00692306"/>
    <w:rsid w:val="00696E51"/>
    <w:rsid w:val="006B4F25"/>
    <w:rsid w:val="006C5786"/>
    <w:rsid w:val="006D0294"/>
    <w:rsid w:val="006D15B7"/>
    <w:rsid w:val="006D6B3E"/>
    <w:rsid w:val="006E2AF4"/>
    <w:rsid w:val="006E2FC8"/>
    <w:rsid w:val="006E62AF"/>
    <w:rsid w:val="006F4996"/>
    <w:rsid w:val="0070086B"/>
    <w:rsid w:val="00701121"/>
    <w:rsid w:val="00705E53"/>
    <w:rsid w:val="0070725F"/>
    <w:rsid w:val="00707E70"/>
    <w:rsid w:val="0071071A"/>
    <w:rsid w:val="00720AE8"/>
    <w:rsid w:val="007217C2"/>
    <w:rsid w:val="00722B0E"/>
    <w:rsid w:val="00726F72"/>
    <w:rsid w:val="007306B2"/>
    <w:rsid w:val="007324A8"/>
    <w:rsid w:val="00741BDA"/>
    <w:rsid w:val="00742063"/>
    <w:rsid w:val="00744878"/>
    <w:rsid w:val="007563BF"/>
    <w:rsid w:val="00756EFD"/>
    <w:rsid w:val="007617E5"/>
    <w:rsid w:val="00764D0E"/>
    <w:rsid w:val="007664E3"/>
    <w:rsid w:val="00767294"/>
    <w:rsid w:val="007672BC"/>
    <w:rsid w:val="007719C4"/>
    <w:rsid w:val="007831ED"/>
    <w:rsid w:val="00785B9E"/>
    <w:rsid w:val="00792B7D"/>
    <w:rsid w:val="00797C9A"/>
    <w:rsid w:val="007A1CEE"/>
    <w:rsid w:val="007A1E19"/>
    <w:rsid w:val="007A739C"/>
    <w:rsid w:val="007B4BA0"/>
    <w:rsid w:val="007C0C89"/>
    <w:rsid w:val="007C28D5"/>
    <w:rsid w:val="007C2B3E"/>
    <w:rsid w:val="007C4B81"/>
    <w:rsid w:val="007C4CE1"/>
    <w:rsid w:val="007C6F45"/>
    <w:rsid w:val="007D2FBF"/>
    <w:rsid w:val="007D543C"/>
    <w:rsid w:val="007E534A"/>
    <w:rsid w:val="007E5CA2"/>
    <w:rsid w:val="007F2654"/>
    <w:rsid w:val="00800050"/>
    <w:rsid w:val="00803798"/>
    <w:rsid w:val="00807F8E"/>
    <w:rsid w:val="00811EC9"/>
    <w:rsid w:val="00820689"/>
    <w:rsid w:val="00820919"/>
    <w:rsid w:val="00822035"/>
    <w:rsid w:val="00824B19"/>
    <w:rsid w:val="00825863"/>
    <w:rsid w:val="00826261"/>
    <w:rsid w:val="00826734"/>
    <w:rsid w:val="00826762"/>
    <w:rsid w:val="00835179"/>
    <w:rsid w:val="00835FE2"/>
    <w:rsid w:val="00836762"/>
    <w:rsid w:val="0084143E"/>
    <w:rsid w:val="0084406A"/>
    <w:rsid w:val="00844F5E"/>
    <w:rsid w:val="00860168"/>
    <w:rsid w:val="00860F66"/>
    <w:rsid w:val="00862F38"/>
    <w:rsid w:val="00864C6A"/>
    <w:rsid w:val="00867259"/>
    <w:rsid w:val="00871C23"/>
    <w:rsid w:val="00877D12"/>
    <w:rsid w:val="00880AE0"/>
    <w:rsid w:val="008819F9"/>
    <w:rsid w:val="00881C08"/>
    <w:rsid w:val="00883264"/>
    <w:rsid w:val="0088712E"/>
    <w:rsid w:val="00887F08"/>
    <w:rsid w:val="00887FC0"/>
    <w:rsid w:val="0089096A"/>
    <w:rsid w:val="00897DBA"/>
    <w:rsid w:val="008A05FA"/>
    <w:rsid w:val="008A0ABC"/>
    <w:rsid w:val="008A1C4D"/>
    <w:rsid w:val="008A3620"/>
    <w:rsid w:val="008A3F5D"/>
    <w:rsid w:val="008A47C3"/>
    <w:rsid w:val="008A7580"/>
    <w:rsid w:val="008C4BCA"/>
    <w:rsid w:val="008C6024"/>
    <w:rsid w:val="008C636E"/>
    <w:rsid w:val="008C72E4"/>
    <w:rsid w:val="008D2834"/>
    <w:rsid w:val="008D4780"/>
    <w:rsid w:val="008D560B"/>
    <w:rsid w:val="008E1CA3"/>
    <w:rsid w:val="008E2FE2"/>
    <w:rsid w:val="008E4335"/>
    <w:rsid w:val="008E6BA7"/>
    <w:rsid w:val="008F154B"/>
    <w:rsid w:val="008F47BC"/>
    <w:rsid w:val="008F65F8"/>
    <w:rsid w:val="008F6A2A"/>
    <w:rsid w:val="00904D66"/>
    <w:rsid w:val="00912C54"/>
    <w:rsid w:val="009136BB"/>
    <w:rsid w:val="00916C1C"/>
    <w:rsid w:val="00923BC5"/>
    <w:rsid w:val="00933F8B"/>
    <w:rsid w:val="00936409"/>
    <w:rsid w:val="0093750A"/>
    <w:rsid w:val="00937EC2"/>
    <w:rsid w:val="009416EE"/>
    <w:rsid w:val="00944A33"/>
    <w:rsid w:val="00945952"/>
    <w:rsid w:val="00946888"/>
    <w:rsid w:val="0094704B"/>
    <w:rsid w:val="00947CCE"/>
    <w:rsid w:val="00952A35"/>
    <w:rsid w:val="00952C7A"/>
    <w:rsid w:val="009565CB"/>
    <w:rsid w:val="00964C56"/>
    <w:rsid w:val="00967943"/>
    <w:rsid w:val="0097418F"/>
    <w:rsid w:val="00975962"/>
    <w:rsid w:val="00982B5D"/>
    <w:rsid w:val="00984CA9"/>
    <w:rsid w:val="00991C7A"/>
    <w:rsid w:val="0099503F"/>
    <w:rsid w:val="009952AE"/>
    <w:rsid w:val="009A4365"/>
    <w:rsid w:val="009A4989"/>
    <w:rsid w:val="009A4EF7"/>
    <w:rsid w:val="009A6E19"/>
    <w:rsid w:val="009B3E5F"/>
    <w:rsid w:val="009B43BF"/>
    <w:rsid w:val="009B6ED0"/>
    <w:rsid w:val="009C2944"/>
    <w:rsid w:val="009C29F6"/>
    <w:rsid w:val="009D0D48"/>
    <w:rsid w:val="009D1563"/>
    <w:rsid w:val="009D5A2D"/>
    <w:rsid w:val="009E7E63"/>
    <w:rsid w:val="009F136B"/>
    <w:rsid w:val="009F16A7"/>
    <w:rsid w:val="009F2461"/>
    <w:rsid w:val="009F3D89"/>
    <w:rsid w:val="009F434C"/>
    <w:rsid w:val="009F586C"/>
    <w:rsid w:val="009F78D4"/>
    <w:rsid w:val="00A01770"/>
    <w:rsid w:val="00A02273"/>
    <w:rsid w:val="00A0411C"/>
    <w:rsid w:val="00A14C61"/>
    <w:rsid w:val="00A14F51"/>
    <w:rsid w:val="00A17725"/>
    <w:rsid w:val="00A20FE6"/>
    <w:rsid w:val="00A22B12"/>
    <w:rsid w:val="00A374D3"/>
    <w:rsid w:val="00A44238"/>
    <w:rsid w:val="00A459AD"/>
    <w:rsid w:val="00A46243"/>
    <w:rsid w:val="00A52A8B"/>
    <w:rsid w:val="00A57537"/>
    <w:rsid w:val="00A57E20"/>
    <w:rsid w:val="00A60684"/>
    <w:rsid w:val="00A60D76"/>
    <w:rsid w:val="00A65F76"/>
    <w:rsid w:val="00A72EAA"/>
    <w:rsid w:val="00A75C5C"/>
    <w:rsid w:val="00A80FB5"/>
    <w:rsid w:val="00A835E8"/>
    <w:rsid w:val="00A85689"/>
    <w:rsid w:val="00A868D5"/>
    <w:rsid w:val="00A86F2A"/>
    <w:rsid w:val="00A947F1"/>
    <w:rsid w:val="00A951AF"/>
    <w:rsid w:val="00A9547E"/>
    <w:rsid w:val="00AA3331"/>
    <w:rsid w:val="00AB0ED4"/>
    <w:rsid w:val="00AB53A5"/>
    <w:rsid w:val="00AC0353"/>
    <w:rsid w:val="00AC0771"/>
    <w:rsid w:val="00AC40E1"/>
    <w:rsid w:val="00AD1A03"/>
    <w:rsid w:val="00AD2BAE"/>
    <w:rsid w:val="00AD386E"/>
    <w:rsid w:val="00AD54D2"/>
    <w:rsid w:val="00AD62B5"/>
    <w:rsid w:val="00AF0869"/>
    <w:rsid w:val="00AF154A"/>
    <w:rsid w:val="00AF4A98"/>
    <w:rsid w:val="00AF7168"/>
    <w:rsid w:val="00AF7E8C"/>
    <w:rsid w:val="00B01EF7"/>
    <w:rsid w:val="00B02B87"/>
    <w:rsid w:val="00B049F1"/>
    <w:rsid w:val="00B06F9F"/>
    <w:rsid w:val="00B10F24"/>
    <w:rsid w:val="00B1481F"/>
    <w:rsid w:val="00B14F7F"/>
    <w:rsid w:val="00B24331"/>
    <w:rsid w:val="00B256E7"/>
    <w:rsid w:val="00B25C79"/>
    <w:rsid w:val="00B25FFC"/>
    <w:rsid w:val="00B30CA7"/>
    <w:rsid w:val="00B47152"/>
    <w:rsid w:val="00B47ED0"/>
    <w:rsid w:val="00B5068C"/>
    <w:rsid w:val="00B51174"/>
    <w:rsid w:val="00B55585"/>
    <w:rsid w:val="00B568A8"/>
    <w:rsid w:val="00B67584"/>
    <w:rsid w:val="00B70079"/>
    <w:rsid w:val="00B758D8"/>
    <w:rsid w:val="00B76790"/>
    <w:rsid w:val="00B76B5B"/>
    <w:rsid w:val="00B80461"/>
    <w:rsid w:val="00B81113"/>
    <w:rsid w:val="00B86D4E"/>
    <w:rsid w:val="00B87865"/>
    <w:rsid w:val="00B91AD6"/>
    <w:rsid w:val="00B920DE"/>
    <w:rsid w:val="00B92129"/>
    <w:rsid w:val="00B931B2"/>
    <w:rsid w:val="00B96B7C"/>
    <w:rsid w:val="00BA1DEF"/>
    <w:rsid w:val="00BA4C77"/>
    <w:rsid w:val="00BA7BCF"/>
    <w:rsid w:val="00BB08B4"/>
    <w:rsid w:val="00BB1195"/>
    <w:rsid w:val="00BC30D8"/>
    <w:rsid w:val="00BC3D87"/>
    <w:rsid w:val="00BD1AE4"/>
    <w:rsid w:val="00BE014E"/>
    <w:rsid w:val="00BE5432"/>
    <w:rsid w:val="00BF0950"/>
    <w:rsid w:val="00BF2B3D"/>
    <w:rsid w:val="00BF34FE"/>
    <w:rsid w:val="00BF63EB"/>
    <w:rsid w:val="00BF7E5F"/>
    <w:rsid w:val="00C01628"/>
    <w:rsid w:val="00C0376A"/>
    <w:rsid w:val="00C054E0"/>
    <w:rsid w:val="00C06930"/>
    <w:rsid w:val="00C101CC"/>
    <w:rsid w:val="00C10F5B"/>
    <w:rsid w:val="00C129B3"/>
    <w:rsid w:val="00C12CC1"/>
    <w:rsid w:val="00C1558F"/>
    <w:rsid w:val="00C15B7D"/>
    <w:rsid w:val="00C163E5"/>
    <w:rsid w:val="00C177F8"/>
    <w:rsid w:val="00C179DD"/>
    <w:rsid w:val="00C17A6C"/>
    <w:rsid w:val="00C21C09"/>
    <w:rsid w:val="00C223D8"/>
    <w:rsid w:val="00C3017F"/>
    <w:rsid w:val="00C31823"/>
    <w:rsid w:val="00C41A03"/>
    <w:rsid w:val="00C41C67"/>
    <w:rsid w:val="00C4215A"/>
    <w:rsid w:val="00C57138"/>
    <w:rsid w:val="00C61899"/>
    <w:rsid w:val="00C62069"/>
    <w:rsid w:val="00C63F85"/>
    <w:rsid w:val="00C643DA"/>
    <w:rsid w:val="00C6523B"/>
    <w:rsid w:val="00C66E73"/>
    <w:rsid w:val="00C70F6A"/>
    <w:rsid w:val="00C71DC3"/>
    <w:rsid w:val="00C7203B"/>
    <w:rsid w:val="00C73751"/>
    <w:rsid w:val="00C76B9C"/>
    <w:rsid w:val="00C80360"/>
    <w:rsid w:val="00C816F5"/>
    <w:rsid w:val="00C82335"/>
    <w:rsid w:val="00C9164F"/>
    <w:rsid w:val="00C96E78"/>
    <w:rsid w:val="00CA3885"/>
    <w:rsid w:val="00CA5511"/>
    <w:rsid w:val="00CB288D"/>
    <w:rsid w:val="00CB3DBE"/>
    <w:rsid w:val="00CB6F14"/>
    <w:rsid w:val="00CB7223"/>
    <w:rsid w:val="00CC0BE5"/>
    <w:rsid w:val="00CC1671"/>
    <w:rsid w:val="00CC1DC7"/>
    <w:rsid w:val="00CC41D8"/>
    <w:rsid w:val="00CD4581"/>
    <w:rsid w:val="00CE7EEC"/>
    <w:rsid w:val="00CF04C6"/>
    <w:rsid w:val="00CF4CE6"/>
    <w:rsid w:val="00CF570E"/>
    <w:rsid w:val="00D00365"/>
    <w:rsid w:val="00D013F6"/>
    <w:rsid w:val="00D014BD"/>
    <w:rsid w:val="00D03C17"/>
    <w:rsid w:val="00D153BC"/>
    <w:rsid w:val="00D15640"/>
    <w:rsid w:val="00D2063C"/>
    <w:rsid w:val="00D20DCB"/>
    <w:rsid w:val="00D34D91"/>
    <w:rsid w:val="00D36E00"/>
    <w:rsid w:val="00D4194A"/>
    <w:rsid w:val="00D44FB5"/>
    <w:rsid w:val="00D454F6"/>
    <w:rsid w:val="00D455FA"/>
    <w:rsid w:val="00D60BFE"/>
    <w:rsid w:val="00D6179C"/>
    <w:rsid w:val="00D65084"/>
    <w:rsid w:val="00D673D0"/>
    <w:rsid w:val="00D67D07"/>
    <w:rsid w:val="00D73A87"/>
    <w:rsid w:val="00D73CCE"/>
    <w:rsid w:val="00D74A0F"/>
    <w:rsid w:val="00D757F8"/>
    <w:rsid w:val="00D77EA9"/>
    <w:rsid w:val="00D8060E"/>
    <w:rsid w:val="00D83F29"/>
    <w:rsid w:val="00D8441A"/>
    <w:rsid w:val="00D85DD4"/>
    <w:rsid w:val="00D92FCD"/>
    <w:rsid w:val="00D946CD"/>
    <w:rsid w:val="00D958EA"/>
    <w:rsid w:val="00D96D49"/>
    <w:rsid w:val="00D9722B"/>
    <w:rsid w:val="00DA0A9B"/>
    <w:rsid w:val="00DA20EC"/>
    <w:rsid w:val="00DA3ECA"/>
    <w:rsid w:val="00DA430A"/>
    <w:rsid w:val="00DA44AE"/>
    <w:rsid w:val="00DA4E28"/>
    <w:rsid w:val="00DB0F35"/>
    <w:rsid w:val="00DB21F9"/>
    <w:rsid w:val="00DB3F16"/>
    <w:rsid w:val="00DB5623"/>
    <w:rsid w:val="00DD1008"/>
    <w:rsid w:val="00DD157D"/>
    <w:rsid w:val="00DD4D4E"/>
    <w:rsid w:val="00DD5900"/>
    <w:rsid w:val="00DD6B7D"/>
    <w:rsid w:val="00DF6443"/>
    <w:rsid w:val="00E03127"/>
    <w:rsid w:val="00E03B1F"/>
    <w:rsid w:val="00E0415B"/>
    <w:rsid w:val="00E10C97"/>
    <w:rsid w:val="00E12CD3"/>
    <w:rsid w:val="00E12F3B"/>
    <w:rsid w:val="00E17D13"/>
    <w:rsid w:val="00E23277"/>
    <w:rsid w:val="00E27E92"/>
    <w:rsid w:val="00E3194C"/>
    <w:rsid w:val="00E320F0"/>
    <w:rsid w:val="00E323E6"/>
    <w:rsid w:val="00E42D5B"/>
    <w:rsid w:val="00E51CA8"/>
    <w:rsid w:val="00E52B43"/>
    <w:rsid w:val="00E52BAB"/>
    <w:rsid w:val="00E53655"/>
    <w:rsid w:val="00E54F28"/>
    <w:rsid w:val="00E65D4C"/>
    <w:rsid w:val="00E66E97"/>
    <w:rsid w:val="00E710AF"/>
    <w:rsid w:val="00E728B6"/>
    <w:rsid w:val="00E75FC1"/>
    <w:rsid w:val="00E76B0B"/>
    <w:rsid w:val="00E76F03"/>
    <w:rsid w:val="00E82E29"/>
    <w:rsid w:val="00E83445"/>
    <w:rsid w:val="00E84980"/>
    <w:rsid w:val="00E916FB"/>
    <w:rsid w:val="00E91B22"/>
    <w:rsid w:val="00E94C28"/>
    <w:rsid w:val="00E978BF"/>
    <w:rsid w:val="00EB4F35"/>
    <w:rsid w:val="00EB64F6"/>
    <w:rsid w:val="00EC3C6C"/>
    <w:rsid w:val="00EC65B9"/>
    <w:rsid w:val="00ED0BE9"/>
    <w:rsid w:val="00ED1800"/>
    <w:rsid w:val="00ED19B5"/>
    <w:rsid w:val="00ED7D46"/>
    <w:rsid w:val="00EE53F2"/>
    <w:rsid w:val="00F00ADA"/>
    <w:rsid w:val="00F02AE6"/>
    <w:rsid w:val="00F041B0"/>
    <w:rsid w:val="00F06CC3"/>
    <w:rsid w:val="00F126E6"/>
    <w:rsid w:val="00F140B1"/>
    <w:rsid w:val="00F14E97"/>
    <w:rsid w:val="00F178D5"/>
    <w:rsid w:val="00F17C9E"/>
    <w:rsid w:val="00F207A3"/>
    <w:rsid w:val="00F24F6E"/>
    <w:rsid w:val="00F27DFE"/>
    <w:rsid w:val="00F32410"/>
    <w:rsid w:val="00F33A32"/>
    <w:rsid w:val="00F3413A"/>
    <w:rsid w:val="00F40221"/>
    <w:rsid w:val="00F50506"/>
    <w:rsid w:val="00F507C1"/>
    <w:rsid w:val="00F51CA4"/>
    <w:rsid w:val="00F559E0"/>
    <w:rsid w:val="00F651EE"/>
    <w:rsid w:val="00F67062"/>
    <w:rsid w:val="00F67E37"/>
    <w:rsid w:val="00F75DE8"/>
    <w:rsid w:val="00F76F5A"/>
    <w:rsid w:val="00F836DB"/>
    <w:rsid w:val="00F85983"/>
    <w:rsid w:val="00F86316"/>
    <w:rsid w:val="00F86CCE"/>
    <w:rsid w:val="00F870BD"/>
    <w:rsid w:val="00F87A62"/>
    <w:rsid w:val="00F9056A"/>
    <w:rsid w:val="00F910F2"/>
    <w:rsid w:val="00F97286"/>
    <w:rsid w:val="00FA1452"/>
    <w:rsid w:val="00FA1EC1"/>
    <w:rsid w:val="00FA2A89"/>
    <w:rsid w:val="00FA4C40"/>
    <w:rsid w:val="00FB3BC2"/>
    <w:rsid w:val="00FC0CE8"/>
    <w:rsid w:val="00FC56E6"/>
    <w:rsid w:val="00FD20E1"/>
    <w:rsid w:val="00FD4373"/>
    <w:rsid w:val="00FD5C72"/>
    <w:rsid w:val="00FE5F95"/>
    <w:rsid w:val="00FF088F"/>
    <w:rsid w:val="00FF09E3"/>
    <w:rsid w:val="00FF45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322641"/>
  <w15:chartTrackingRefBased/>
  <w15:docId w15:val="{E6FBECBF-8F35-41C7-84FF-5699408E0E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2CC1"/>
    <w:rPr>
      <w:rFonts w:ascii="Times New Roman" w:hAnsi="Times New Roman"/>
    </w:rPr>
  </w:style>
  <w:style w:type="paragraph" w:styleId="Heading1">
    <w:name w:val="heading 1"/>
    <w:basedOn w:val="Normal"/>
    <w:next w:val="Normal"/>
    <w:link w:val="Heading1Char"/>
    <w:uiPriority w:val="9"/>
    <w:qFormat/>
    <w:rsid w:val="003627F5"/>
    <w:pPr>
      <w:keepNext/>
      <w:keepLines/>
      <w:outlineLvl w:val="0"/>
    </w:pPr>
    <w:rPr>
      <w:rFonts w:eastAsiaTheme="majorEastAsia" w:cstheme="majorBidi"/>
      <w:b/>
      <w:caps/>
      <w:sz w:val="24"/>
      <w:szCs w:val="32"/>
    </w:rPr>
  </w:style>
  <w:style w:type="paragraph" w:styleId="Heading2">
    <w:name w:val="heading 2"/>
    <w:basedOn w:val="Normal"/>
    <w:next w:val="Normal"/>
    <w:link w:val="Heading2Char"/>
    <w:uiPriority w:val="9"/>
    <w:unhideWhenUsed/>
    <w:qFormat/>
    <w:rsid w:val="003627F5"/>
    <w:pPr>
      <w:keepNext/>
      <w:keepLines/>
      <w:outlineLvl w:val="1"/>
    </w:pPr>
    <w:rPr>
      <w:rFonts w:eastAsiaTheme="majorEastAsia" w:cstheme="majorBidi"/>
      <w:b/>
      <w:i/>
      <w:sz w:val="24"/>
      <w:szCs w:val="26"/>
    </w:rPr>
  </w:style>
  <w:style w:type="paragraph" w:styleId="Heading3">
    <w:name w:val="heading 3"/>
    <w:basedOn w:val="Normal"/>
    <w:next w:val="Normal"/>
    <w:link w:val="Heading3Char"/>
    <w:uiPriority w:val="9"/>
    <w:unhideWhenUsed/>
    <w:qFormat/>
    <w:rsid w:val="003627F5"/>
    <w:pPr>
      <w:keepNext/>
      <w:keepLines/>
      <w:outlineLvl w:val="2"/>
    </w:pPr>
    <w:rPr>
      <w:rFonts w:eastAsiaTheme="majorEastAsia" w:cstheme="majorBidi"/>
      <w:sz w:val="24"/>
      <w:szCs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E5AC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E5AC8"/>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465B97"/>
    <w:pPr>
      <w:ind w:left="720"/>
      <w:contextualSpacing/>
    </w:pPr>
  </w:style>
  <w:style w:type="paragraph" w:styleId="Caption">
    <w:name w:val="caption"/>
    <w:basedOn w:val="Normal"/>
    <w:next w:val="Normal"/>
    <w:uiPriority w:val="35"/>
    <w:unhideWhenUsed/>
    <w:qFormat/>
    <w:rsid w:val="00465B97"/>
    <w:pPr>
      <w:spacing w:after="200" w:line="240" w:lineRule="auto"/>
    </w:pPr>
    <w:rPr>
      <w:i/>
      <w:iCs/>
      <w:sz w:val="20"/>
      <w:szCs w:val="18"/>
    </w:rPr>
  </w:style>
  <w:style w:type="table" w:styleId="TableGrid">
    <w:name w:val="Table Grid"/>
    <w:basedOn w:val="TableNormal"/>
    <w:uiPriority w:val="39"/>
    <w:rsid w:val="00BC3D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BC3D87"/>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FootnoteText">
    <w:name w:val="footnote text"/>
    <w:basedOn w:val="Normal"/>
    <w:link w:val="FootnoteTextChar"/>
    <w:uiPriority w:val="99"/>
    <w:semiHidden/>
    <w:unhideWhenUsed/>
    <w:rsid w:val="00677DF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77DF7"/>
    <w:rPr>
      <w:sz w:val="20"/>
      <w:szCs w:val="20"/>
    </w:rPr>
  </w:style>
  <w:style w:type="character" w:styleId="FootnoteReference">
    <w:name w:val="footnote reference"/>
    <w:basedOn w:val="DefaultParagraphFont"/>
    <w:uiPriority w:val="99"/>
    <w:semiHidden/>
    <w:unhideWhenUsed/>
    <w:rsid w:val="00677DF7"/>
    <w:rPr>
      <w:vertAlign w:val="superscript"/>
    </w:rPr>
  </w:style>
  <w:style w:type="table" w:styleId="GridTable4-Accent3">
    <w:name w:val="Grid Table 4 Accent 3"/>
    <w:basedOn w:val="TableNormal"/>
    <w:uiPriority w:val="49"/>
    <w:rsid w:val="00887F08"/>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2">
    <w:name w:val="Grid Table 4 Accent 2"/>
    <w:basedOn w:val="TableNormal"/>
    <w:uiPriority w:val="49"/>
    <w:rsid w:val="009952AE"/>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5Dark-Accent2">
    <w:name w:val="Grid Table 5 Dark Accent 2"/>
    <w:basedOn w:val="TableNormal"/>
    <w:uiPriority w:val="50"/>
    <w:rsid w:val="0007002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4-Accent6">
    <w:name w:val="Grid Table 4 Accent 6"/>
    <w:basedOn w:val="TableNormal"/>
    <w:uiPriority w:val="49"/>
    <w:rsid w:val="0007002C"/>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Heading1Char">
    <w:name w:val="Heading 1 Char"/>
    <w:basedOn w:val="DefaultParagraphFont"/>
    <w:link w:val="Heading1"/>
    <w:uiPriority w:val="9"/>
    <w:rsid w:val="003627F5"/>
    <w:rPr>
      <w:rFonts w:ascii="Times New Roman" w:eastAsiaTheme="majorEastAsia" w:hAnsi="Times New Roman" w:cstheme="majorBidi"/>
      <w:b/>
      <w:caps/>
      <w:sz w:val="24"/>
      <w:szCs w:val="32"/>
    </w:rPr>
  </w:style>
  <w:style w:type="paragraph" w:styleId="TOCHeading">
    <w:name w:val="TOC Heading"/>
    <w:basedOn w:val="Heading1"/>
    <w:next w:val="Normal"/>
    <w:uiPriority w:val="39"/>
    <w:unhideWhenUsed/>
    <w:qFormat/>
    <w:rsid w:val="003627F5"/>
    <w:pPr>
      <w:outlineLvl w:val="9"/>
    </w:pPr>
    <w:rPr>
      <w:kern w:val="0"/>
      <w14:ligatures w14:val="none"/>
    </w:rPr>
  </w:style>
  <w:style w:type="character" w:customStyle="1" w:styleId="Heading2Char">
    <w:name w:val="Heading 2 Char"/>
    <w:basedOn w:val="DefaultParagraphFont"/>
    <w:link w:val="Heading2"/>
    <w:uiPriority w:val="9"/>
    <w:rsid w:val="003627F5"/>
    <w:rPr>
      <w:rFonts w:ascii="Times New Roman" w:eastAsiaTheme="majorEastAsia" w:hAnsi="Times New Roman" w:cstheme="majorBidi"/>
      <w:b/>
      <w:i/>
      <w:sz w:val="24"/>
      <w:szCs w:val="26"/>
    </w:rPr>
  </w:style>
  <w:style w:type="character" w:customStyle="1" w:styleId="Heading3Char">
    <w:name w:val="Heading 3 Char"/>
    <w:basedOn w:val="DefaultParagraphFont"/>
    <w:link w:val="Heading3"/>
    <w:uiPriority w:val="9"/>
    <w:rsid w:val="003627F5"/>
    <w:rPr>
      <w:rFonts w:ascii="Times New Roman" w:eastAsiaTheme="majorEastAsia" w:hAnsi="Times New Roman" w:cstheme="majorBidi"/>
      <w:sz w:val="24"/>
      <w:szCs w:val="24"/>
      <w:u w:val="single"/>
    </w:rPr>
  </w:style>
  <w:style w:type="paragraph" w:styleId="TOC1">
    <w:name w:val="toc 1"/>
    <w:basedOn w:val="Normal"/>
    <w:next w:val="Normal"/>
    <w:autoRedefine/>
    <w:uiPriority w:val="39"/>
    <w:unhideWhenUsed/>
    <w:rsid w:val="00C12CC1"/>
    <w:pPr>
      <w:tabs>
        <w:tab w:val="right" w:leader="dot" w:pos="9350"/>
      </w:tabs>
      <w:spacing w:after="100"/>
    </w:pPr>
  </w:style>
  <w:style w:type="paragraph" w:styleId="TOC2">
    <w:name w:val="toc 2"/>
    <w:basedOn w:val="Normal"/>
    <w:next w:val="Normal"/>
    <w:autoRedefine/>
    <w:uiPriority w:val="39"/>
    <w:unhideWhenUsed/>
    <w:rsid w:val="00692306"/>
    <w:pPr>
      <w:spacing w:after="100"/>
      <w:ind w:left="220"/>
    </w:pPr>
  </w:style>
  <w:style w:type="paragraph" w:styleId="TOC3">
    <w:name w:val="toc 3"/>
    <w:basedOn w:val="Normal"/>
    <w:next w:val="Normal"/>
    <w:autoRedefine/>
    <w:uiPriority w:val="39"/>
    <w:unhideWhenUsed/>
    <w:rsid w:val="00692306"/>
    <w:pPr>
      <w:spacing w:after="100"/>
      <w:ind w:left="440"/>
    </w:pPr>
  </w:style>
  <w:style w:type="character" w:styleId="Hyperlink">
    <w:name w:val="Hyperlink"/>
    <w:basedOn w:val="DefaultParagraphFont"/>
    <w:uiPriority w:val="99"/>
    <w:unhideWhenUsed/>
    <w:rsid w:val="00692306"/>
    <w:rPr>
      <w:color w:val="0563C1" w:themeColor="hyperlink"/>
      <w:u w:val="single"/>
    </w:rPr>
  </w:style>
  <w:style w:type="character" w:styleId="CommentReference">
    <w:name w:val="annotation reference"/>
    <w:basedOn w:val="DefaultParagraphFont"/>
    <w:uiPriority w:val="99"/>
    <w:semiHidden/>
    <w:unhideWhenUsed/>
    <w:rsid w:val="00277F55"/>
    <w:rPr>
      <w:sz w:val="16"/>
      <w:szCs w:val="16"/>
    </w:rPr>
  </w:style>
  <w:style w:type="paragraph" w:styleId="CommentText">
    <w:name w:val="annotation text"/>
    <w:basedOn w:val="Normal"/>
    <w:link w:val="CommentTextChar"/>
    <w:uiPriority w:val="99"/>
    <w:unhideWhenUsed/>
    <w:rsid w:val="00277F55"/>
    <w:pPr>
      <w:spacing w:line="240" w:lineRule="auto"/>
    </w:pPr>
    <w:rPr>
      <w:sz w:val="20"/>
      <w:szCs w:val="20"/>
    </w:rPr>
  </w:style>
  <w:style w:type="character" w:customStyle="1" w:styleId="CommentTextChar">
    <w:name w:val="Comment Text Char"/>
    <w:basedOn w:val="DefaultParagraphFont"/>
    <w:link w:val="CommentText"/>
    <w:uiPriority w:val="99"/>
    <w:rsid w:val="00277F55"/>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277F55"/>
    <w:rPr>
      <w:b/>
      <w:bCs/>
    </w:rPr>
  </w:style>
  <w:style w:type="character" w:customStyle="1" w:styleId="CommentSubjectChar">
    <w:name w:val="Comment Subject Char"/>
    <w:basedOn w:val="CommentTextChar"/>
    <w:link w:val="CommentSubject"/>
    <w:uiPriority w:val="99"/>
    <w:semiHidden/>
    <w:rsid w:val="00277F55"/>
    <w:rPr>
      <w:rFonts w:ascii="Times New Roman" w:hAnsi="Times New Roman"/>
      <w:b/>
      <w:bCs/>
      <w:sz w:val="20"/>
      <w:szCs w:val="20"/>
    </w:rPr>
  </w:style>
  <w:style w:type="paragraph" w:styleId="Revision">
    <w:name w:val="Revision"/>
    <w:hidden/>
    <w:uiPriority w:val="99"/>
    <w:semiHidden/>
    <w:rsid w:val="00397ED9"/>
    <w:pPr>
      <w:spacing w:after="0" w:line="240" w:lineRule="auto"/>
    </w:pPr>
    <w:rPr>
      <w:rFonts w:ascii="Times New Roman" w:hAnsi="Times New Roman"/>
    </w:rPr>
  </w:style>
  <w:style w:type="table" w:styleId="GridTable4">
    <w:name w:val="Grid Table 4"/>
    <w:basedOn w:val="TableNormal"/>
    <w:uiPriority w:val="49"/>
    <w:rsid w:val="00E8498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Header">
    <w:name w:val="header"/>
    <w:basedOn w:val="Normal"/>
    <w:link w:val="HeaderChar"/>
    <w:uiPriority w:val="99"/>
    <w:unhideWhenUsed/>
    <w:rsid w:val="0011130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11303"/>
    <w:rPr>
      <w:rFonts w:ascii="Times New Roman" w:hAnsi="Times New Roman"/>
    </w:rPr>
  </w:style>
  <w:style w:type="paragraph" w:styleId="Footer">
    <w:name w:val="footer"/>
    <w:basedOn w:val="Normal"/>
    <w:link w:val="FooterChar"/>
    <w:uiPriority w:val="99"/>
    <w:unhideWhenUsed/>
    <w:rsid w:val="0011130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11303"/>
    <w:rPr>
      <w:rFonts w:ascii="Times New Roman" w:hAnsi="Times New Roman"/>
    </w:rPr>
  </w:style>
  <w:style w:type="character" w:styleId="UnresolvedMention">
    <w:name w:val="Unresolved Mention"/>
    <w:basedOn w:val="DefaultParagraphFont"/>
    <w:uiPriority w:val="99"/>
    <w:semiHidden/>
    <w:unhideWhenUsed/>
    <w:rsid w:val="00F6706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697325">
      <w:bodyDiv w:val="1"/>
      <w:marLeft w:val="0"/>
      <w:marRight w:val="0"/>
      <w:marTop w:val="0"/>
      <w:marBottom w:val="0"/>
      <w:divBdr>
        <w:top w:val="none" w:sz="0" w:space="0" w:color="auto"/>
        <w:left w:val="none" w:sz="0" w:space="0" w:color="auto"/>
        <w:bottom w:val="none" w:sz="0" w:space="0" w:color="auto"/>
        <w:right w:val="none" w:sz="0" w:space="0" w:color="auto"/>
      </w:divBdr>
    </w:div>
    <w:div w:id="68306055">
      <w:bodyDiv w:val="1"/>
      <w:marLeft w:val="0"/>
      <w:marRight w:val="0"/>
      <w:marTop w:val="0"/>
      <w:marBottom w:val="0"/>
      <w:divBdr>
        <w:top w:val="none" w:sz="0" w:space="0" w:color="auto"/>
        <w:left w:val="none" w:sz="0" w:space="0" w:color="auto"/>
        <w:bottom w:val="none" w:sz="0" w:space="0" w:color="auto"/>
        <w:right w:val="none" w:sz="0" w:space="0" w:color="auto"/>
      </w:divBdr>
    </w:div>
    <w:div w:id="203756786">
      <w:bodyDiv w:val="1"/>
      <w:marLeft w:val="0"/>
      <w:marRight w:val="0"/>
      <w:marTop w:val="0"/>
      <w:marBottom w:val="0"/>
      <w:divBdr>
        <w:top w:val="none" w:sz="0" w:space="0" w:color="auto"/>
        <w:left w:val="none" w:sz="0" w:space="0" w:color="auto"/>
        <w:bottom w:val="none" w:sz="0" w:space="0" w:color="auto"/>
        <w:right w:val="none" w:sz="0" w:space="0" w:color="auto"/>
      </w:divBdr>
    </w:div>
    <w:div w:id="382683346">
      <w:bodyDiv w:val="1"/>
      <w:marLeft w:val="0"/>
      <w:marRight w:val="0"/>
      <w:marTop w:val="0"/>
      <w:marBottom w:val="0"/>
      <w:divBdr>
        <w:top w:val="none" w:sz="0" w:space="0" w:color="auto"/>
        <w:left w:val="none" w:sz="0" w:space="0" w:color="auto"/>
        <w:bottom w:val="none" w:sz="0" w:space="0" w:color="auto"/>
        <w:right w:val="none" w:sz="0" w:space="0" w:color="auto"/>
      </w:divBdr>
    </w:div>
    <w:div w:id="651718970">
      <w:bodyDiv w:val="1"/>
      <w:marLeft w:val="0"/>
      <w:marRight w:val="0"/>
      <w:marTop w:val="0"/>
      <w:marBottom w:val="0"/>
      <w:divBdr>
        <w:top w:val="none" w:sz="0" w:space="0" w:color="auto"/>
        <w:left w:val="none" w:sz="0" w:space="0" w:color="auto"/>
        <w:bottom w:val="none" w:sz="0" w:space="0" w:color="auto"/>
        <w:right w:val="none" w:sz="0" w:space="0" w:color="auto"/>
      </w:divBdr>
    </w:div>
    <w:div w:id="759833298">
      <w:bodyDiv w:val="1"/>
      <w:marLeft w:val="0"/>
      <w:marRight w:val="0"/>
      <w:marTop w:val="0"/>
      <w:marBottom w:val="0"/>
      <w:divBdr>
        <w:top w:val="none" w:sz="0" w:space="0" w:color="auto"/>
        <w:left w:val="none" w:sz="0" w:space="0" w:color="auto"/>
        <w:bottom w:val="none" w:sz="0" w:space="0" w:color="auto"/>
        <w:right w:val="none" w:sz="0" w:space="0" w:color="auto"/>
      </w:divBdr>
    </w:div>
    <w:div w:id="780414227">
      <w:bodyDiv w:val="1"/>
      <w:marLeft w:val="0"/>
      <w:marRight w:val="0"/>
      <w:marTop w:val="0"/>
      <w:marBottom w:val="0"/>
      <w:divBdr>
        <w:top w:val="none" w:sz="0" w:space="0" w:color="auto"/>
        <w:left w:val="none" w:sz="0" w:space="0" w:color="auto"/>
        <w:bottom w:val="none" w:sz="0" w:space="0" w:color="auto"/>
        <w:right w:val="none" w:sz="0" w:space="0" w:color="auto"/>
      </w:divBdr>
    </w:div>
    <w:div w:id="827786330">
      <w:bodyDiv w:val="1"/>
      <w:marLeft w:val="0"/>
      <w:marRight w:val="0"/>
      <w:marTop w:val="0"/>
      <w:marBottom w:val="0"/>
      <w:divBdr>
        <w:top w:val="none" w:sz="0" w:space="0" w:color="auto"/>
        <w:left w:val="none" w:sz="0" w:space="0" w:color="auto"/>
        <w:bottom w:val="none" w:sz="0" w:space="0" w:color="auto"/>
        <w:right w:val="none" w:sz="0" w:space="0" w:color="auto"/>
      </w:divBdr>
    </w:div>
    <w:div w:id="851264980">
      <w:bodyDiv w:val="1"/>
      <w:marLeft w:val="0"/>
      <w:marRight w:val="0"/>
      <w:marTop w:val="0"/>
      <w:marBottom w:val="0"/>
      <w:divBdr>
        <w:top w:val="none" w:sz="0" w:space="0" w:color="auto"/>
        <w:left w:val="none" w:sz="0" w:space="0" w:color="auto"/>
        <w:bottom w:val="none" w:sz="0" w:space="0" w:color="auto"/>
        <w:right w:val="none" w:sz="0" w:space="0" w:color="auto"/>
      </w:divBdr>
    </w:div>
    <w:div w:id="1003553136">
      <w:bodyDiv w:val="1"/>
      <w:marLeft w:val="0"/>
      <w:marRight w:val="0"/>
      <w:marTop w:val="0"/>
      <w:marBottom w:val="0"/>
      <w:divBdr>
        <w:top w:val="none" w:sz="0" w:space="0" w:color="auto"/>
        <w:left w:val="none" w:sz="0" w:space="0" w:color="auto"/>
        <w:bottom w:val="none" w:sz="0" w:space="0" w:color="auto"/>
        <w:right w:val="none" w:sz="0" w:space="0" w:color="auto"/>
      </w:divBdr>
    </w:div>
    <w:div w:id="1282999716">
      <w:bodyDiv w:val="1"/>
      <w:marLeft w:val="0"/>
      <w:marRight w:val="0"/>
      <w:marTop w:val="0"/>
      <w:marBottom w:val="0"/>
      <w:divBdr>
        <w:top w:val="none" w:sz="0" w:space="0" w:color="auto"/>
        <w:left w:val="none" w:sz="0" w:space="0" w:color="auto"/>
        <w:bottom w:val="none" w:sz="0" w:space="0" w:color="auto"/>
        <w:right w:val="none" w:sz="0" w:space="0" w:color="auto"/>
      </w:divBdr>
    </w:div>
    <w:div w:id="1290553296">
      <w:bodyDiv w:val="1"/>
      <w:marLeft w:val="0"/>
      <w:marRight w:val="0"/>
      <w:marTop w:val="0"/>
      <w:marBottom w:val="0"/>
      <w:divBdr>
        <w:top w:val="none" w:sz="0" w:space="0" w:color="auto"/>
        <w:left w:val="none" w:sz="0" w:space="0" w:color="auto"/>
        <w:bottom w:val="none" w:sz="0" w:space="0" w:color="auto"/>
        <w:right w:val="none" w:sz="0" w:space="0" w:color="auto"/>
      </w:divBdr>
    </w:div>
    <w:div w:id="1428767649">
      <w:bodyDiv w:val="1"/>
      <w:marLeft w:val="0"/>
      <w:marRight w:val="0"/>
      <w:marTop w:val="0"/>
      <w:marBottom w:val="0"/>
      <w:divBdr>
        <w:top w:val="none" w:sz="0" w:space="0" w:color="auto"/>
        <w:left w:val="none" w:sz="0" w:space="0" w:color="auto"/>
        <w:bottom w:val="none" w:sz="0" w:space="0" w:color="auto"/>
        <w:right w:val="none" w:sz="0" w:space="0" w:color="auto"/>
      </w:divBdr>
    </w:div>
    <w:div w:id="1605310579">
      <w:bodyDiv w:val="1"/>
      <w:marLeft w:val="0"/>
      <w:marRight w:val="0"/>
      <w:marTop w:val="0"/>
      <w:marBottom w:val="0"/>
      <w:divBdr>
        <w:top w:val="none" w:sz="0" w:space="0" w:color="auto"/>
        <w:left w:val="none" w:sz="0" w:space="0" w:color="auto"/>
        <w:bottom w:val="none" w:sz="0" w:space="0" w:color="auto"/>
        <w:right w:val="none" w:sz="0" w:space="0" w:color="auto"/>
      </w:divBdr>
    </w:div>
    <w:div w:id="1867792612">
      <w:bodyDiv w:val="1"/>
      <w:marLeft w:val="0"/>
      <w:marRight w:val="0"/>
      <w:marTop w:val="0"/>
      <w:marBottom w:val="0"/>
      <w:divBdr>
        <w:top w:val="none" w:sz="0" w:space="0" w:color="auto"/>
        <w:left w:val="none" w:sz="0" w:space="0" w:color="auto"/>
        <w:bottom w:val="none" w:sz="0" w:space="0" w:color="auto"/>
        <w:right w:val="none" w:sz="0" w:space="0" w:color="auto"/>
      </w:divBdr>
    </w:div>
    <w:div w:id="1900431726">
      <w:bodyDiv w:val="1"/>
      <w:marLeft w:val="0"/>
      <w:marRight w:val="0"/>
      <w:marTop w:val="0"/>
      <w:marBottom w:val="0"/>
      <w:divBdr>
        <w:top w:val="none" w:sz="0" w:space="0" w:color="auto"/>
        <w:left w:val="none" w:sz="0" w:space="0" w:color="auto"/>
        <w:bottom w:val="none" w:sz="0" w:space="0" w:color="auto"/>
        <w:right w:val="none" w:sz="0" w:space="0" w:color="auto"/>
      </w:divBdr>
    </w:div>
    <w:div w:id="20909267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image" Target="media/image2.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footer" Target="footer1.xml"/><Relationship Id="rId17" Type="http://schemas.microsoft.com/office/2018/08/relationships/commentsExtensible" Target="commentsExtensible.xml"/><Relationship Id="rId2" Type="http://schemas.openxmlformats.org/officeDocument/2006/relationships/customXml" Target="../customXml/item2.xml"/><Relationship Id="rId16" Type="http://schemas.microsoft.com/office/2016/09/relationships/commentsIds" Target="commentsIds.xml"/><Relationship Id="rId20" Type="http://schemas.openxmlformats.org/officeDocument/2006/relationships/hyperlink" Target="https://nptfisheries.shinyapps.io/sr-iptds/"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microsoft.com/office/2011/relationships/commentsExtended" Target="commentsExtended.xml"/><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3.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comments" Target="comments.xml"/><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E316C856B046464094687854AC4248F1" ma:contentTypeVersion="5" ma:contentTypeDescription="Create a new document." ma:contentTypeScope="" ma:versionID="340428ebfc5315e137e605c2ed12b588">
  <xsd:schema xmlns:xsd="http://www.w3.org/2001/XMLSchema" xmlns:xs="http://www.w3.org/2001/XMLSchema" xmlns:p="http://schemas.microsoft.com/office/2006/metadata/properties" xmlns:ns2="fe7e0862-69f8-487b-985b-a27c1a079809" targetNamespace="http://schemas.microsoft.com/office/2006/metadata/properties" ma:root="true" ma:fieldsID="3e80911918328ac329d44050dabc1cd9" ns2:_="">
    <xsd:import namespace="fe7e0862-69f8-487b-985b-a27c1a079809"/>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e7e0862-69f8-487b-985b-a27c1a07980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156BEED-2C18-4B0A-B821-994FF64A18DD}">
  <ds:schemaRefs>
    <ds:schemaRef ds:uri="http://schemas.openxmlformats.org/officeDocument/2006/bibliography"/>
  </ds:schemaRefs>
</ds:datastoreItem>
</file>

<file path=customXml/itemProps2.xml><?xml version="1.0" encoding="utf-8"?>
<ds:datastoreItem xmlns:ds="http://schemas.openxmlformats.org/officeDocument/2006/customXml" ds:itemID="{29EB0091-CE13-4602-90AA-DE998354326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e7e0862-69f8-487b-985b-a27c1a07980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022F712-303E-442D-AB89-F9DB9D8CAE9D}">
  <ds:schemaRefs>
    <ds:schemaRef ds:uri="http://schemas.microsoft.com/sharepoint/v3/contenttype/forms"/>
  </ds:schemaRefs>
</ds:datastoreItem>
</file>

<file path=customXml/itemProps4.xml><?xml version="1.0" encoding="utf-8"?>
<ds:datastoreItem xmlns:ds="http://schemas.openxmlformats.org/officeDocument/2006/customXml" ds:itemID="{EDFEC2EA-BF41-420D-BF20-35396D13C41C}">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5766</TotalTime>
  <Pages>44</Pages>
  <Words>14604</Words>
  <Characters>83245</Characters>
  <Application>Microsoft Office Word</Application>
  <DocSecurity>0</DocSecurity>
  <Lines>693</Lines>
  <Paragraphs>195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 Ackerman</dc:creator>
  <cp:keywords/>
  <dc:description/>
  <cp:lastModifiedBy>Mike Ackerman</cp:lastModifiedBy>
  <cp:revision>377</cp:revision>
  <cp:lastPrinted>2024-04-11T14:02:00Z</cp:lastPrinted>
  <dcterms:created xsi:type="dcterms:W3CDTF">2023-08-10T16:38:00Z</dcterms:created>
  <dcterms:modified xsi:type="dcterms:W3CDTF">2024-05-28T22:33:00Z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0x010100E316C856B046464094687854AC4248F1</vt:lpwstr>
  </property>
</Properties>
</file>