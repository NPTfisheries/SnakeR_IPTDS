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2395E8F"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300004">
        <w:rPr>
          <w:rFonts w:cs="Times New Roman"/>
          <w:sz w:val="24"/>
          <w:szCs w:val="24"/>
        </w:rPr>
        <w:t>May</w:t>
      </w:r>
      <w:r w:rsidR="00F40221">
        <w:rPr>
          <w:rFonts w:cs="Times New Roman"/>
          <w:sz w:val="24"/>
          <w:szCs w:val="24"/>
        </w:rPr>
        <w:t xml:space="preserve"> </w:t>
      </w:r>
      <w:r w:rsidR="00300004">
        <w:rPr>
          <w:rFonts w:cs="Times New Roman"/>
          <w:sz w:val="24"/>
          <w:szCs w:val="24"/>
        </w:rPr>
        <w:t>28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3DE2BE29">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2D5D6EB6" w14:textId="77777777" w:rsidR="001E50CA" w:rsidRDefault="001E50CA">
      <w:pPr>
        <w:rPr>
          <w:color w:val="A6A6A6" w:themeColor="background1" w:themeShade="A6"/>
        </w:rPr>
      </w:pPr>
      <w:r>
        <w:rPr>
          <w:color w:val="A6A6A6" w:themeColor="background1" w:themeShade="A6"/>
        </w:rPr>
        <w:lastRenderedPageBreak/>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1C4AB448"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adequate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commentRangeStart w:id="2"/>
      <w:r w:rsidR="00300004">
        <w:t>:</w:t>
      </w:r>
      <w:commentRangeEnd w:id="2"/>
      <w:r w:rsidR="00300004">
        <w:rPr>
          <w:rStyle w:val="CommentReference"/>
        </w:rPr>
        <w:commentReference w:id="2"/>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467DA186" w:rsidR="00C054E0" w:rsidRDefault="006D0294" w:rsidP="00BF7E5F">
      <w:pPr>
        <w:pStyle w:val="ListParagraph"/>
        <w:numPr>
          <w:ilvl w:val="0"/>
          <w:numId w:val="13"/>
        </w:numPr>
        <w:jc w:val="both"/>
      </w:pPr>
      <w:r>
        <w:t>Review of existing site locations to ensure adequate</w:t>
      </w:r>
      <w:r w:rsidR="00C054E0">
        <w:t xml:space="preserve"> ICTRT 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4FF8822C"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status and trends population monitoring to other projects whose objectives they support.</w:t>
      </w:r>
    </w:p>
    <w:p w14:paraId="023F0B4D" w14:textId="7BCD8508" w:rsidR="00D85DD4" w:rsidRDefault="00D85DD4" w:rsidP="00CC1DC7">
      <w:pPr>
        <w:pStyle w:val="Heading1"/>
        <w:jc w:val="both"/>
      </w:pPr>
      <w:bookmarkStart w:id="3" w:name="_Toc164257235"/>
      <w:r>
        <w:lastRenderedPageBreak/>
        <w:t>GENERAL APPROACH</w:t>
      </w:r>
      <w:bookmarkEnd w:id="3"/>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4" w:name="_Toc164257236"/>
      <w:r>
        <w:t>Abundance</w:t>
      </w:r>
      <w:bookmarkEnd w:id="4"/>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5" w:name="_Toc164257237"/>
      <w:r>
        <w:t>Productivity</w:t>
      </w:r>
      <w:bookmarkEnd w:id="5"/>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6" w:name="_Toc164257238"/>
      <w:r>
        <w:t>Spatial Structure</w:t>
      </w:r>
      <w:bookmarkEnd w:id="6"/>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7" w:name="_Toc164257239"/>
      <w:r>
        <w:t>Diversity</w:t>
      </w:r>
      <w:bookmarkEnd w:id="7"/>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6818E2F"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8"/>
      <w:commentRangeStart w:id="9"/>
      <w:commentRangeStart w:id="10"/>
      <w:r w:rsidR="00A60684">
        <w:rPr>
          <w:rFonts w:cs="Times New Roman"/>
        </w:rPr>
        <w:t xml:space="preserve">spatial structure </w:t>
      </w:r>
      <w:commentRangeEnd w:id="8"/>
      <w:r w:rsidR="00A60684">
        <w:rPr>
          <w:rStyle w:val="CommentReference"/>
        </w:rPr>
        <w:commentReference w:id="8"/>
      </w:r>
      <w:commentRangeEnd w:id="9"/>
      <w:r w:rsidR="00A60684">
        <w:rPr>
          <w:rStyle w:val="CommentReference"/>
        </w:rPr>
        <w:commentReference w:id="9"/>
      </w:r>
      <w:commentRangeEnd w:id="10"/>
      <w:r w:rsidR="00A60684">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r w:rsidR="004C2978">
        <w:rPr>
          <w:rFonts w:cs="Times New Roman"/>
        </w:rPr>
        <w:t>.</w:t>
      </w:r>
    </w:p>
    <w:p w14:paraId="70F92BF5" w14:textId="71E4FD05" w:rsidR="00A72EAA" w:rsidRDefault="00A72EAA" w:rsidP="00C054E0">
      <w:pPr>
        <w:pStyle w:val="Heading1"/>
        <w:jc w:val="both"/>
      </w:pPr>
      <w:bookmarkStart w:id="11" w:name="_Toc164257240"/>
      <w:r w:rsidRPr="00F97286">
        <w:t xml:space="preserve">PRIORITIZATION </w:t>
      </w:r>
      <w:r w:rsidR="00393A12">
        <w:t>FRAMEWORK</w:t>
      </w:r>
      <w:bookmarkEnd w:id="11"/>
    </w:p>
    <w:p w14:paraId="692B3680" w14:textId="3777E04C" w:rsidR="006377EF" w:rsidRDefault="00CC1DC7" w:rsidP="00C054E0">
      <w:pPr>
        <w:pStyle w:val="ListParagraph"/>
        <w:numPr>
          <w:ilvl w:val="0"/>
          <w:numId w:val="2"/>
        </w:numPr>
        <w:jc w:val="both"/>
        <w:rPr>
          <w:rFonts w:cs="Times New Roman"/>
        </w:rPr>
      </w:pPr>
      <w:r>
        <w:rPr>
          <w:rFonts w:cs="Times New Roman"/>
        </w:rPr>
        <w:t xml:space="preserve">First, we evaluated existing status and trends monitoring activities within each Snake River spring/summer Chinook salmon and steelhead population to determine areas with current </w:t>
      </w:r>
      <w:r>
        <w:rPr>
          <w:rFonts w:cs="Times New Roman"/>
        </w:rPr>
        <w:lastRenderedPageBreak/>
        <w:t>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2" w:name="_Ref163721176"/>
      <w:r w:rsidR="002A39E5">
        <w:rPr>
          <w:rStyle w:val="FootnoteReference"/>
          <w:rFonts w:cs="Times New Roman"/>
        </w:rPr>
        <w:footnoteReference w:id="3"/>
      </w:r>
      <w:bookmarkEnd w:id="12"/>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3"/>
      <w:commentRangeStart w:id="14"/>
      <w:r>
        <w:rPr>
          <w:rFonts w:cs="Times New Roman"/>
        </w:rPr>
        <w:t>).</w:t>
      </w:r>
      <w:commentRangeEnd w:id="13"/>
      <w:r>
        <w:rPr>
          <w:rStyle w:val="CommentReference"/>
        </w:rPr>
        <w:commentReference w:id="13"/>
      </w:r>
      <w:commentRangeEnd w:id="14"/>
      <w:r w:rsidR="005F3C57">
        <w:rPr>
          <w:rStyle w:val="CommentReference"/>
        </w:rPr>
        <w:commentReference w:id="14"/>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lastRenderedPageBreak/>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5" w:name="_Ref136929152"/>
      <w:bookmarkStart w:id="16" w:name="_Ref163715149"/>
    </w:p>
    <w:p w14:paraId="70B7C773" w14:textId="580C5E8E" w:rsidR="00564F9C" w:rsidRDefault="00564F9C" w:rsidP="009D1563">
      <w:pPr>
        <w:pStyle w:val="Caption"/>
        <w:jc w:val="both"/>
        <w:rPr>
          <w:rFonts w:cs="Times New Roman"/>
        </w:rPr>
      </w:pPr>
      <w:bookmarkStart w:id="17"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5"/>
      <w:bookmarkEnd w:id="16"/>
      <w:bookmarkEnd w:id="17"/>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8"/>
      <w:commentRangeStart w:id="19"/>
      <w:commentRangeStart w:id="20"/>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8"/>
      <w:commentRangeEnd w:id="19"/>
      <w:r>
        <w:rPr>
          <w:rStyle w:val="CommentReference"/>
        </w:rPr>
        <w:commentReference w:id="18"/>
      </w:r>
      <w:r>
        <w:rPr>
          <w:rStyle w:val="CommentReference"/>
        </w:rPr>
        <w:commentReference w:id="19"/>
      </w:r>
      <w:commentRangeEnd w:id="20"/>
      <w:r>
        <w:rPr>
          <w:rStyle w:val="CommentReference"/>
        </w:rPr>
        <w:commentReference w:id="20"/>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1"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1"/>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2"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2"/>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8367EA"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3"/>
            <w:commentRangeStart w:id="24"/>
            <w:commentRangeStart w:id="25"/>
            <w:r w:rsidR="00A60684" w:rsidRPr="00B10F24">
              <w:rPr>
                <w:rFonts w:cs="Times New Roman"/>
                <w:sz w:val="20"/>
                <w:szCs w:val="20"/>
              </w:rPr>
              <w:t xml:space="preserve">continuously (or near continuously) </w:t>
            </w:r>
            <w:commentRangeEnd w:id="23"/>
            <w:r w:rsidR="00A60684">
              <w:rPr>
                <w:rStyle w:val="CommentReference"/>
              </w:rPr>
              <w:commentReference w:id="23"/>
            </w:r>
            <w:commentRangeEnd w:id="24"/>
            <w:r w:rsidR="00A60684">
              <w:rPr>
                <w:rStyle w:val="CommentReference"/>
              </w:rPr>
              <w:commentReference w:id="24"/>
            </w:r>
            <w:commentRangeEnd w:id="25"/>
            <w:r w:rsidR="00A60684">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Project proponents will need to define criteria for reliable operation, and this definition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31217E3D" w:rsidR="00465B97" w:rsidRDefault="00E916FB" w:rsidP="002878C4">
      <w:pPr>
        <w:jc w:val="center"/>
      </w:pPr>
      <w:ins w:id="26" w:author="FELDHAUS Joseph * ODFW [2]" w:date="2024-05-15T11:38:00Z">
        <w:r>
          <w:rPr>
            <w:noProof/>
          </w:rPr>
          <mc:AlternateContent>
            <mc:Choice Requires="wps">
              <w:drawing>
                <wp:anchor distT="0" distB="0" distL="114300" distR="114300" simplePos="0" relativeHeight="251661312" behindDoc="0" locked="0" layoutInCell="1" allowOverlap="1" wp14:anchorId="73E1F696" wp14:editId="566D96FC">
                  <wp:simplePos x="0" y="0"/>
                  <wp:positionH relativeFrom="column">
                    <wp:posOffset>6518910</wp:posOffset>
                  </wp:positionH>
                  <wp:positionV relativeFrom="paragraph">
                    <wp:posOffset>3833495</wp:posOffset>
                  </wp:positionV>
                  <wp:extent cx="688975" cy="327660"/>
                  <wp:effectExtent l="0" t="38100" r="53975" b="34290"/>
                  <wp:wrapNone/>
                  <wp:docPr id="1062161941" name="Straight Arrow Connector 4"/>
                  <wp:cNvGraphicFramePr/>
                  <a:graphic xmlns:a="http://schemas.openxmlformats.org/drawingml/2006/main">
                    <a:graphicData uri="http://schemas.microsoft.com/office/word/2010/wordprocessingShape">
                      <wps:wsp>
                        <wps:cNvCnPr/>
                        <wps:spPr>
                          <a:xfrm flipV="1">
                            <a:off x="0" y="0"/>
                            <a:ext cx="688975" cy="32766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B2B4AEA" id="_x0000_t32" coordsize="21600,21600" o:spt="32" o:oned="t" path="m,l21600,21600e" filled="f">
                  <v:path arrowok="t" fillok="f" o:connecttype="none"/>
                  <o:lock v:ext="edit" shapetype="t"/>
                </v:shapetype>
                <v:shape id="Straight Arrow Connector 4" o:spid="_x0000_s1026" type="#_x0000_t32" style="position:absolute;margin-left:513.3pt;margin-top:301.85pt;width:54.25pt;height:25.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" strokecolor="#4472c4" strokeweight=".5pt">
                  <v:stroke endarrow="block" joinstyle="miter"/>
                </v:shape>
              </w:pict>
            </mc:Fallback>
          </mc:AlternateContent>
        </w:r>
      </w:ins>
      <w:ins w:id="27" w:author="FELDHAUS Joseph * ODFW [2]" w:date="2024-05-15T11:37:00Z">
        <w:r>
          <w:rPr>
            <w:noProof/>
          </w:rPr>
          <mc:AlternateContent>
            <mc:Choice Requires="wps">
              <w:drawing>
                <wp:anchor distT="0" distB="0" distL="114300" distR="114300" simplePos="0" relativeHeight="251660288" behindDoc="0" locked="0" layoutInCell="1" allowOverlap="1" wp14:anchorId="3B44C49F" wp14:editId="3BCA2EAE">
                  <wp:simplePos x="0" y="0"/>
                  <wp:positionH relativeFrom="column">
                    <wp:posOffset>7266940</wp:posOffset>
                  </wp:positionH>
                  <wp:positionV relativeFrom="paragraph">
                    <wp:posOffset>3296920</wp:posOffset>
                  </wp:positionV>
                  <wp:extent cx="1790700" cy="1457325"/>
                  <wp:effectExtent l="0" t="0" r="19050" b="28575"/>
                  <wp:wrapNone/>
                  <wp:docPr id="902057664" name="Text Box 3"/>
                  <wp:cNvGraphicFramePr/>
                  <a:graphic xmlns:a="http://schemas.openxmlformats.org/drawingml/2006/main">
                    <a:graphicData uri="http://schemas.microsoft.com/office/word/2010/wordprocessingShape">
                      <wps:wsp>
                        <wps:cNvSpPr txBox="1"/>
                        <wps:spPr>
                          <a:xfrm>
                            <a:off x="0" y="0"/>
                            <a:ext cx="1790700" cy="1457325"/>
                          </a:xfrm>
                          <a:prstGeom prst="rect">
                            <a:avLst/>
                          </a:prstGeom>
                          <a:solidFill>
                            <a:sysClr val="window" lastClr="FFFFFF"/>
                          </a:solidFill>
                          <a:ln w="6350">
                            <a:solidFill>
                              <a:prstClr val="black"/>
                            </a:solidFill>
                          </a:ln>
                        </wps:spPr>
                        <wps:txbx>
                          <w:txbxContent>
                            <w:p w14:paraId="302D8DD6" w14:textId="77777777" w:rsidR="00E916FB" w:rsidRPr="00C85779" w:rsidRDefault="00E916FB" w:rsidP="00E916FB">
                              <w:ins w:id="28" w:author="FELDHAUS Joseph * ODFW [2]" w:date="2024-05-15T11:38:00Z">
                                <w:r>
                                  <w:t xml:space="preserve">Cost benefit analysis </w:t>
                                </w:r>
                              </w:ins>
                              <w:ins w:id="29" w:author="FELDHAUS Joseph * ODFW [2]" w:date="2024-05-15T11:41:00Z">
                                <w:r>
                                  <w:t xml:space="preserve">to determine </w:t>
                                </w:r>
                              </w:ins>
                              <w:ins w:id="30" w:author="FELDHAUS Joseph * ODFW [2]" w:date="2024-05-15T11:58:00Z">
                                <w:r>
                                  <w:t xml:space="preserve">a) </w:t>
                                </w:r>
                              </w:ins>
                              <w:ins w:id="31" w:author="FELDHAUS Joseph * ODFW [2]" w:date="2024-05-15T11:42:00Z">
                                <w:r>
                                  <w:t xml:space="preserve">how reliably a site needs to operate and </w:t>
                                </w:r>
                              </w:ins>
                              <w:ins w:id="32" w:author="FELDHAUS Joseph * ODFW [2]" w:date="2024-05-15T11:58:00Z">
                                <w:r>
                                  <w:t xml:space="preserve">2) </w:t>
                                </w:r>
                              </w:ins>
                              <w:ins w:id="33" w:author="FELDHAUS Joseph * ODFW [2]" w:date="2024-05-15T11:59:00Z">
                                <w:r>
                                  <w:t xml:space="preserve">logistical and costs considerations for site </w:t>
                                </w:r>
                              </w:ins>
                              <w:ins w:id="34" w:author="FELDHAUS Joseph * ODFW [2]" w:date="2024-05-15T11:42:00Z">
                                <w:r>
                                  <w:t>upgrades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C49F" id="_x0000_t202" coordsize="21600,21600" o:spt="202" path="m,l,21600r21600,l21600,xe">
                  <v:stroke joinstyle="miter"/>
                  <v:path gradientshapeok="t" o:connecttype="rect"/>
                </v:shapetype>
                <v:shape id="Text Box 3" o:spid="_x0000_s1026" type="#_x0000_t202" style="position:absolute;left:0;text-align:left;margin-left:572.2pt;margin-top:259.6pt;width:141pt;height:11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" fillcolor="window" strokeweight=".5pt">
                  <v:textbox>
                    <w:txbxContent>
                      <w:p w14:paraId="302D8DD6" w14:textId="77777777" w:rsidR="00E916FB" w:rsidRPr="00C85779" w:rsidRDefault="00E916FB" w:rsidP="00E916FB">
                        <w:ins w:id="35" w:author="FELDHAUS Joseph * ODFW [2]" w:date="2024-05-15T11:38:00Z">
                          <w:r>
                            <w:t xml:space="preserve">Cost benefit analysis </w:t>
                          </w:r>
                        </w:ins>
                        <w:ins w:id="36" w:author="FELDHAUS Joseph * ODFW [2]" w:date="2024-05-15T11:41:00Z">
                          <w:r>
                            <w:t xml:space="preserve">to determine </w:t>
                          </w:r>
                        </w:ins>
                        <w:ins w:id="37" w:author="FELDHAUS Joseph * ODFW [2]" w:date="2024-05-15T11:58:00Z">
                          <w:r>
                            <w:t xml:space="preserve">a) </w:t>
                          </w:r>
                        </w:ins>
                        <w:ins w:id="38" w:author="FELDHAUS Joseph * ODFW [2]" w:date="2024-05-15T11:42:00Z">
                          <w:r>
                            <w:t xml:space="preserve">how reliably a site needs to operate and </w:t>
                          </w:r>
                        </w:ins>
                        <w:ins w:id="39" w:author="FELDHAUS Joseph * ODFW [2]" w:date="2024-05-15T11:58:00Z">
                          <w:r>
                            <w:t xml:space="preserve">2) </w:t>
                          </w:r>
                        </w:ins>
                        <w:ins w:id="40" w:author="FELDHAUS Joseph * ODFW [2]" w:date="2024-05-15T11:59:00Z">
                          <w:r>
                            <w:t xml:space="preserve">logistical and costs considerations for site </w:t>
                          </w:r>
                        </w:ins>
                        <w:ins w:id="41" w:author="FELDHAUS Joseph * ODFW [2]" w:date="2024-05-15T11:42:00Z">
                          <w:r>
                            <w:t>upgrades</w:t>
                          </w:r>
                        </w:ins>
                      </w:p>
                    </w:txbxContent>
                  </v:textbox>
                </v:shape>
              </w:pict>
            </mc:Fallback>
          </mc:AlternateContent>
        </w:r>
      </w:ins>
      <w:ins w:id="42" w:author="FELDHAUS Joseph * ODFW [2]" w:date="2024-05-15T11:36:00Z">
        <w:r>
          <w:rPr>
            <w:noProof/>
          </w:rPr>
          <mc:AlternateContent>
            <mc:Choice Requires="wps">
              <w:drawing>
                <wp:anchor distT="0" distB="0" distL="114300" distR="114300" simplePos="0" relativeHeight="251659264" behindDoc="0" locked="0" layoutInCell="1" allowOverlap="1" wp14:anchorId="284577D2" wp14:editId="2097E16F">
                  <wp:simplePos x="0" y="0"/>
                  <wp:positionH relativeFrom="column">
                    <wp:posOffset>6372225</wp:posOffset>
                  </wp:positionH>
                  <wp:positionV relativeFrom="paragraph">
                    <wp:posOffset>3457575</wp:posOffset>
                  </wp:positionV>
                  <wp:extent cx="395605" cy="266065"/>
                  <wp:effectExtent l="0" t="0" r="23495" b="19685"/>
                  <wp:wrapNone/>
                  <wp:docPr id="1879289366" name="Text Box 3"/>
                  <wp:cNvGraphicFramePr/>
                  <a:graphic xmlns:a="http://schemas.openxmlformats.org/drawingml/2006/main">
                    <a:graphicData uri="http://schemas.microsoft.com/office/word/2010/wordprocessingShape">
                      <wps:wsp>
                        <wps:cNvSpPr txBox="1"/>
                        <wps:spPr>
                          <a:xfrm>
                            <a:off x="0" y="0"/>
                            <a:ext cx="395605" cy="266065"/>
                          </a:xfrm>
                          <a:prstGeom prst="rect">
                            <a:avLst/>
                          </a:prstGeom>
                          <a:solidFill>
                            <a:sysClr val="window" lastClr="FFFFFF"/>
                          </a:solidFill>
                          <a:ln w="6350">
                            <a:solidFill>
                              <a:prstClr val="black"/>
                            </a:solidFill>
                          </a:ln>
                        </wps:spPr>
                        <wps:txbx>
                          <w:txbxContent>
                            <w:p w14:paraId="24C61CC1" w14:textId="77777777" w:rsidR="00E916FB" w:rsidRPr="00C85779" w:rsidRDefault="00E916FB" w:rsidP="00E916FB">
                              <w:ins w:id="43" w:author="FELDHAUS Joseph * ODFW [2]" w:date="2024-05-15T11:36:00Z">
                                <w:r w:rsidRPr="00C85779">
                                  <w:t>No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577D2" id="_x0000_s1027" type="#_x0000_t202" style="position:absolute;left:0;text-align:left;margin-left:501.75pt;margin-top:272.25pt;width:31.15pt;height:2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" fillcolor="window" strokeweight=".5pt">
                  <v:textbox>
                    <w:txbxContent>
                      <w:p w14:paraId="24C61CC1" w14:textId="77777777" w:rsidR="00E916FB" w:rsidRPr="00C85779" w:rsidRDefault="00E916FB" w:rsidP="00E916FB">
                        <w:ins w:id="44" w:author="FELDHAUS Joseph * ODFW [2]" w:date="2024-05-15T11:36:00Z">
                          <w:r w:rsidRPr="00C85779">
                            <w:t>No</w:t>
                          </w:r>
                        </w:ins>
                      </w:p>
                    </w:txbxContent>
                  </v:textbox>
                </v:shape>
              </w:pict>
            </mc:Fallback>
          </mc:AlternateContent>
        </w:r>
      </w:ins>
      <w:r w:rsidR="005521DF"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45"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45"/>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46" w:name="_Toc164257241"/>
      <w:r>
        <w:lastRenderedPageBreak/>
        <w:t>Additional Considerations</w:t>
      </w:r>
      <w:bookmarkEnd w:id="46"/>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47"/>
      <w:commentRangeStart w:id="48"/>
      <w:commentRangeStart w:id="49"/>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47"/>
      <w:r w:rsidR="00E916FB">
        <w:rPr>
          <w:rStyle w:val="CommentReference"/>
        </w:rPr>
        <w:commentReference w:id="47"/>
      </w:r>
      <w:commentRangeEnd w:id="48"/>
      <w:r w:rsidR="00E916FB">
        <w:rPr>
          <w:rStyle w:val="CommentReference"/>
        </w:rPr>
        <w:commentReference w:id="48"/>
      </w:r>
      <w:commentRangeEnd w:id="49"/>
      <w:r w:rsidR="00E916FB">
        <w:rPr>
          <w:rStyle w:val="CommentReference"/>
        </w:rPr>
        <w:commentReference w:id="49"/>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50" w:name="_Toc164257242"/>
      <w:r w:rsidRPr="003627F5">
        <w:t>RESULTS</w:t>
      </w:r>
      <w:bookmarkEnd w:id="50"/>
    </w:p>
    <w:p w14:paraId="3DA8CF8A" w14:textId="3F677585" w:rsidR="00C63F85" w:rsidRDefault="00C63F85" w:rsidP="003627F5">
      <w:pPr>
        <w:pStyle w:val="Heading2"/>
      </w:pPr>
      <w:bookmarkStart w:id="51" w:name="_Toc164257243"/>
      <w:r>
        <w:t>Synopsis</w:t>
      </w:r>
      <w:bookmarkEnd w:id="51"/>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52" w:name="_Hlk164340094"/>
    </w:p>
    <w:p w14:paraId="604A747A" w14:textId="579DAB05" w:rsidR="00B96B7C" w:rsidRDefault="00B96B7C" w:rsidP="004E196B">
      <w:pPr>
        <w:pStyle w:val="Caption"/>
        <w:jc w:val="center"/>
        <w:rPr>
          <w:rFonts w:cs="Times New Roman"/>
        </w:rPr>
      </w:pPr>
      <w:bookmarkStart w:id="53"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53"/>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3E40660F" w:rsidR="00B96B7C" w:rsidRDefault="00E916FB" w:rsidP="00B96B7C">
            <w:pPr>
              <w:jc w:val="center"/>
              <w:rPr>
                <w:rFonts w:cs="Times New Roman"/>
              </w:rPr>
            </w:pPr>
            <w:commentRangeStart w:id="54"/>
            <w:r>
              <w:rPr>
                <w:rFonts w:cs="Times New Roman"/>
              </w:rPr>
              <w:t>10</w:t>
            </w:r>
            <w:commentRangeEnd w:id="54"/>
            <w:r>
              <w:rPr>
                <w:rStyle w:val="CommentReference"/>
              </w:rPr>
              <w:commentReference w:id="54"/>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56EE259A" w:rsidR="00B96B7C" w:rsidRDefault="00E916FB" w:rsidP="00B96B7C">
            <w:pPr>
              <w:jc w:val="center"/>
              <w:rPr>
                <w:rFonts w:cs="Times New Roman"/>
              </w:rPr>
            </w:pPr>
            <w:commentRangeStart w:id="55"/>
            <w:r>
              <w:rPr>
                <w:rFonts w:cs="Times New Roman"/>
              </w:rPr>
              <w:t>5</w:t>
            </w:r>
            <w:commentRangeEnd w:id="55"/>
            <w:r>
              <w:rPr>
                <w:rStyle w:val="CommentReference"/>
              </w:rPr>
              <w:commentReference w:id="55"/>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52"/>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56" w:name="_Ref163737213"/>
      <w:bookmarkStart w:id="57" w:name="_Ref163717399"/>
      <w:bookmarkStart w:id="58" w:name="_Ref141944808"/>
      <w:bookmarkStart w:id="59"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56"/>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57"/>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60"/>
            <w:r w:rsidR="00E916FB" w:rsidRPr="000A18C8">
              <w:rPr>
                <w:rFonts w:cs="Times New Roman"/>
                <w:i w:val="0"/>
                <w:iCs w:val="0"/>
                <w:color w:val="000000"/>
                <w:szCs w:val="20"/>
              </w:rPr>
              <w:t>.</w:t>
            </w:r>
            <w:commentRangeEnd w:id="60"/>
            <w:r w:rsidR="00E916FB">
              <w:rPr>
                <w:rStyle w:val="CommentReference"/>
                <w:i w:val="0"/>
                <w:iCs w:val="0"/>
              </w:rPr>
              <w:commentReference w:id="60"/>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61"/>
            <w:r w:rsidR="00E916FB" w:rsidRPr="000A18C8">
              <w:rPr>
                <w:rFonts w:cs="Times New Roman"/>
                <w:i w:val="0"/>
                <w:iCs w:val="0"/>
                <w:color w:val="000000"/>
                <w:szCs w:val="20"/>
              </w:rPr>
              <w:t>.</w:t>
            </w:r>
            <w:commentRangeEnd w:id="61"/>
            <w:r w:rsidR="00E916FB">
              <w:rPr>
                <w:rStyle w:val="CommentReference"/>
                <w:i w:val="0"/>
                <w:iCs w:val="0"/>
              </w:rPr>
              <w:commentReference w:id="61"/>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62"/>
            <w:r w:rsidR="00E916FB" w:rsidRPr="003031D2">
              <w:rPr>
                <w:rFonts w:cs="Times New Roman"/>
                <w:i w:val="0"/>
                <w:iCs w:val="0"/>
                <w:color w:val="000000"/>
                <w:szCs w:val="20"/>
              </w:rPr>
              <w:t>remove</w:t>
            </w:r>
            <w:commentRangeEnd w:id="62"/>
            <w:r w:rsidR="00E916FB">
              <w:rPr>
                <w:rStyle w:val="CommentReference"/>
                <w:i w:val="0"/>
                <w:iCs w:val="0"/>
              </w:rPr>
              <w:commentReference w:id="62"/>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3AD6713B"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 xml:space="preserve">Long-term, either LLR or both HYC and LRW could be considered for consolidation to </w:t>
            </w:r>
            <w:commentRangeStart w:id="63"/>
            <w:r w:rsidR="00E916FB" w:rsidRPr="000B78CF">
              <w:rPr>
                <w:rFonts w:cs="Times New Roman"/>
                <w:i w:val="0"/>
                <w:iCs w:val="0"/>
                <w:color w:val="000000"/>
                <w:szCs w:val="20"/>
              </w:rPr>
              <w:t>single-pass arrays</w:t>
            </w:r>
            <w:commentRangeEnd w:id="63"/>
            <w:r w:rsidR="00E916FB">
              <w:rPr>
                <w:rStyle w:val="CommentReference"/>
                <w:i w:val="0"/>
                <w:iCs w:val="0"/>
              </w:rPr>
              <w:commentReference w:id="63"/>
            </w:r>
            <w:r w:rsidR="00E916FB">
              <w:rPr>
                <w:rFonts w:cs="Times New Roman"/>
                <w:i w:val="0"/>
                <w:iCs w:val="0"/>
                <w:color w:val="000000"/>
                <w:szCs w:val="20"/>
              </w:rPr>
              <w:t>,</w:t>
            </w:r>
            <w:r w:rsidRPr="000B78CF">
              <w:rPr>
                <w:rFonts w:cs="Times New Roman"/>
                <w:i w:val="0"/>
                <w:iCs w:val="0"/>
                <w:color w:val="000000"/>
                <w:szCs w:val="20"/>
              </w:rPr>
              <w:t xml:space="preserve">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the only major spawning area within both populations. Secondary options include upper Chamberlain Creek (near the airstrip), or in one of the five steelhead minor spawning areas (Sabe, Bargamin, Warren, Crooked, or Sheep creeks</w:t>
            </w:r>
            <w:commentRangeStart w:id="64"/>
            <w:r w:rsidR="00E916FB" w:rsidRPr="000A18C8">
              <w:rPr>
                <w:rFonts w:cs="Times New Roman"/>
                <w:i w:val="0"/>
                <w:iCs w:val="0"/>
                <w:color w:val="000000"/>
                <w:szCs w:val="20"/>
              </w:rPr>
              <w:t>).</w:t>
            </w:r>
            <w:commentRangeEnd w:id="64"/>
            <w:r w:rsidR="00E916FB">
              <w:rPr>
                <w:rStyle w:val="CommentReference"/>
                <w:i w:val="0"/>
                <w:iCs w:val="0"/>
              </w:rPr>
              <w:commentReference w:id="64"/>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7E7837E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SFMAI-s and SFSEC-s are the only two populations within the MPG with a high B-run component, and thus, high-precision monitoring is desired. </w:t>
            </w:r>
            <w:del w:id="65" w:author="Mike Ackerman" w:date="2024-05-28T10:31:00Z">
              <w:r w:rsidRPr="000A18C8" w:rsidDel="00E916FB">
                <w:rPr>
                  <w:rFonts w:cs="Times New Roman"/>
                  <w:i w:val="0"/>
                  <w:iCs w:val="0"/>
                  <w:color w:val="000000"/>
                  <w:szCs w:val="20"/>
                </w:rPr>
                <w:delText>Additionally, SFG is being considered as an experimental location to monitor reach-specific juvenile survival and aids coverage and precision of abundance estimates for these populations.</w:delText>
              </w:r>
            </w:del>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commentRangeStart w:id="66"/>
            <w:r w:rsidR="00E916FB">
              <w:rPr>
                <w:rFonts w:cs="Times New Roman"/>
                <w:i w:val="0"/>
                <w:iCs w:val="0"/>
                <w:color w:val="000000"/>
                <w:szCs w:val="20"/>
              </w:rPr>
              <w:t>.</w:t>
            </w:r>
            <w:commentRangeEnd w:id="66"/>
            <w:r w:rsidR="00E916FB">
              <w:rPr>
                <w:rStyle w:val="CommentReference"/>
                <w:i w:val="0"/>
                <w:iCs w:val="0"/>
              </w:rPr>
              <w:commentReference w:id="66"/>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7391C61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w:t>
            </w:r>
            <w:commentRangeStart w:id="67"/>
            <w:r w:rsidR="00E916FB" w:rsidRPr="000A18C8">
              <w:rPr>
                <w:rFonts w:cs="Times New Roman"/>
                <w:i w:val="0"/>
                <w:iCs w:val="0"/>
                <w:color w:val="000000"/>
                <w:szCs w:val="20"/>
              </w:rPr>
              <w:t>SC3, SC4, or CRA</w:t>
            </w:r>
            <w:commentRangeEnd w:id="67"/>
            <w:r w:rsidR="00E916FB">
              <w:rPr>
                <w:rStyle w:val="CommentReference"/>
                <w:i w:val="0"/>
                <w:iCs w:val="0"/>
              </w:rPr>
              <w:commentReference w:id="67"/>
            </w:r>
            <w:r w:rsidRPr="000A18C8">
              <w:rPr>
                <w:rFonts w:cs="Times New Roman"/>
                <w:i w:val="0"/>
                <w:iCs w:val="0"/>
                <w:color w:val="000000"/>
                <w:szCs w:val="20"/>
              </w:rPr>
              <w:t>)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commentRangeStart w:id="68"/>
            <w:r w:rsidRPr="000A18C8">
              <w:rPr>
                <w:rFonts w:cs="Times New Roman"/>
                <w:i w:val="0"/>
                <w:iCs w:val="0"/>
                <w:color w:val="000000"/>
                <w:szCs w:val="20"/>
              </w:rPr>
              <w:t>Add an IPTDS in lower Alpowa Creek to ensure high-precison monitoring of one steelhead population within the MPG</w:t>
            </w:r>
            <w:r w:rsidR="00DD6B7D">
              <w:rPr>
                <w:rFonts w:cs="Times New Roman"/>
                <w:i w:val="0"/>
                <w:iCs w:val="0"/>
                <w:color w:val="000000"/>
                <w:szCs w:val="20"/>
              </w:rPr>
              <w:t>, unless a weir is reliably operated in Alpowa Creek annually</w:t>
            </w:r>
            <w:r w:rsidRPr="000A18C8">
              <w:rPr>
                <w:rFonts w:cs="Times New Roman"/>
                <w:i w:val="0"/>
                <w:iCs w:val="0"/>
                <w:color w:val="000000"/>
                <w:szCs w:val="20"/>
              </w:rPr>
              <w:t>.</w:t>
            </w:r>
            <w:commentRangeEnd w:id="68"/>
            <w:r w:rsidR="00E916FB">
              <w:rPr>
                <w:rStyle w:val="CommentReference"/>
                <w:i w:val="0"/>
                <w:iCs w:val="0"/>
              </w:rPr>
              <w:commentReference w:id="68"/>
            </w:r>
          </w:p>
        </w:tc>
      </w:tr>
      <w:bookmarkEnd w:id="58"/>
      <w:bookmarkEnd w:id="59"/>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9" w:name="_Toc164257244"/>
      <w:r>
        <w:lastRenderedPageBreak/>
        <w:t>DISCUSSION</w:t>
      </w:r>
      <w:bookmarkEnd w:id="69"/>
    </w:p>
    <w:p w14:paraId="673C12F1" w14:textId="3B8BA885" w:rsidR="007F2654" w:rsidRDefault="007F2654" w:rsidP="007F2654">
      <w:pPr>
        <w:jc w:val="both"/>
      </w:pPr>
      <w:r>
        <w:t xml:space="preserve">The goal of this IPTDS site prioritization report is to develop a framework (i.e., decision-making process) which will assist in making </w:t>
      </w:r>
      <w:commentRangeStart w:id="70"/>
      <w:r w:rsidR="00E916FB">
        <w:t>recommendations transparent</w:t>
      </w:r>
      <w:commentRangeEnd w:id="70"/>
      <w:r w:rsidR="00E916FB">
        <w:rPr>
          <w:rStyle w:val="CommentReference"/>
        </w:rPr>
        <w:commentReference w:id="70"/>
      </w:r>
      <w:r w:rsidR="00B1481F">
        <w:t>, and repeatable into the future</w:t>
      </w:r>
      <w:commentRangeStart w:id="71"/>
      <w:r w:rsidR="00E916FB">
        <w:t xml:space="preserve">. </w:t>
      </w:r>
      <w:commentRangeEnd w:id="71"/>
      <w:r w:rsidR="00E916FB">
        <w:rPr>
          <w:rStyle w:val="CommentReference"/>
        </w:rPr>
        <w:commentReference w:id="71"/>
      </w:r>
      <w:r w:rsidR="00B1481F">
        <w:t>We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w:t>
      </w:r>
      <w:del w:id="72" w:author="Mike Ackerman" w:date="2024-05-28T10:35:00Z">
        <w:r w:rsidR="00AD54D2" w:rsidDel="00E916FB">
          <w:delText xml:space="preserve">adult escapement into steelhead and spring/summer Chinook salmon populations in the South Fork Salmon River could be monitored without SFG; however, detections at SFG are used to inform inseason management of the spring/summer Chinook salmon </w:delText>
        </w:r>
        <w:r w:rsidR="00E76B0B" w:rsidDel="00E916FB">
          <w:delText>fishery and</w:delText>
        </w:r>
        <w:r w:rsidR="00AD54D2" w:rsidDel="00E916FB">
          <w:delText xml:space="preserve"> given increases in read range (and detection probabilities) </w:delText>
        </w:r>
        <w:r w:rsidR="00E76B0B" w:rsidDel="00E916FB">
          <w:delText>after recent (August 2023)</w:delText>
        </w:r>
        <w:r w:rsidR="00AD54D2" w:rsidDel="00E916FB">
          <w:delText xml:space="preserve"> upgrades, is being considered to monitor reach-specific juvenile survival. Detections at SFG </w:delText>
        </w:r>
        <w:r w:rsidR="00E76B0B" w:rsidDel="00E916FB">
          <w:delText>further</w:delText>
        </w:r>
        <w:r w:rsidR="00AD54D2" w:rsidDel="00E916FB">
          <w:delText xml:space="preserve"> aid in accuracy and precision to sites upstream (e.g., ZEN, KRS, ESS)</w:delText>
        </w:r>
        <w:r w:rsidR="00F9056A" w:rsidDel="00E916FB">
          <w:delText xml:space="preserve"> as it provides a main branching point in the patch occupancy model</w:delText>
        </w:r>
        <w:r w:rsidR="00E76B0B" w:rsidDel="00E916FB">
          <w:delText xml:space="preserve"> and the SFMAI-s and SFSEC-s populations contain a high B-run component, and thus, SFG is considered for continued funding under the project despite not being necessary to achieve minimum ASMS guidelines. As another example, </w:delText>
        </w:r>
      </w:del>
      <w:r w:rsidR="00E76B0B">
        <w:t xml:space="preserve">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73"/>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73"/>
      <w:r w:rsidR="00635CEE">
        <w:rPr>
          <w:rStyle w:val="CommentReference"/>
        </w:rPr>
        <w:commentReference w:id="73"/>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74"/>
      <w:commentRangeStart w:id="75"/>
      <w:commentRangeStart w:id="76"/>
      <w:r w:rsidR="00E0415B" w:rsidRPr="00160896">
        <w:t>.</w:t>
      </w:r>
      <w:commentRangeEnd w:id="74"/>
      <w:r w:rsidR="00E0415B" w:rsidRPr="00160896">
        <w:rPr>
          <w:rStyle w:val="CommentReference"/>
        </w:rPr>
        <w:commentReference w:id="74"/>
      </w:r>
      <w:commentRangeEnd w:id="75"/>
      <w:r w:rsidR="00E0415B" w:rsidRPr="00160896">
        <w:rPr>
          <w:rStyle w:val="CommentReference"/>
        </w:rPr>
        <w:commentReference w:id="75"/>
      </w:r>
      <w:commentRangeEnd w:id="76"/>
      <w:r w:rsidR="00E0415B" w:rsidRPr="00160896">
        <w:rPr>
          <w:rStyle w:val="CommentReference"/>
        </w:rPr>
        <w:commentReference w:id="76"/>
      </w:r>
      <w:r>
        <w:rPr>
          <w:rFonts w:cs="Times New Roman"/>
        </w:rPr>
        <w:t xml:space="preserve"> </w:t>
      </w:r>
    </w:p>
    <w:p w14:paraId="3C1AF21F" w14:textId="3D5C2A81"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77"/>
      <w:r w:rsidR="00FF088F">
        <w:rPr>
          <w:rFonts w:cs="Times New Roman"/>
        </w:rPr>
        <w:t xml:space="preserve"> “near minimum” </w:t>
      </w:r>
      <w:commentRangeEnd w:id="77"/>
      <w:r w:rsidR="00FF088F">
        <w:rPr>
          <w:rStyle w:val="CommentReference"/>
        </w:rPr>
        <w:commentReference w:id="77"/>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78" w:name="_Toc164257245"/>
      <w:commentRangeStart w:id="79"/>
      <w:commentRangeStart w:id="80"/>
      <w:r>
        <w:lastRenderedPageBreak/>
        <w:t>Next Steps</w:t>
      </w:r>
      <w:bookmarkEnd w:id="78"/>
      <w:commentRangeEnd w:id="79"/>
      <w:r>
        <w:rPr>
          <w:rStyle w:val="CommentReference"/>
          <w:rFonts w:eastAsiaTheme="minorHAnsi" w:cstheme="minorBidi"/>
          <w:b w:val="0"/>
          <w:i w:val="0"/>
        </w:rPr>
        <w:commentReference w:id="79"/>
      </w:r>
      <w:commentRangeEnd w:id="80"/>
      <w:r>
        <w:rPr>
          <w:rStyle w:val="CommentReference"/>
          <w:rFonts w:eastAsiaTheme="minorHAnsi" w:cstheme="minorBidi"/>
          <w:b w:val="0"/>
          <w:i w:val="0"/>
        </w:rPr>
        <w:commentReference w:id="80"/>
      </w:r>
    </w:p>
    <w:p w14:paraId="0209E9EB" w14:textId="5C1C616C" w:rsidR="00D73CCE" w:rsidRDefault="00D73CCE" w:rsidP="00D73CCE">
      <w:pPr>
        <w:jc w:val="both"/>
      </w:pPr>
      <w:r>
        <w:t xml:space="preserve">Our recommendations include five </w:t>
      </w:r>
      <w:r w:rsidR="00B76790">
        <w:t>new</w:t>
      </w:r>
      <w: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81" w:name="_Toc164257246"/>
      <w:r>
        <w:t>Conclusions</w:t>
      </w:r>
      <w:bookmarkEnd w:id="81"/>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 decommission, remove, or transfer 8 of its currently funded 32 sites, transfer 10 sites (funded under other projects), and add five additional sites (currently not funded), for a total of 39 total IPTDS. These recommendations should achieve a cost-savings among all IPTDS-funded projects by placing the 39 required IPTDS under a single “umbrella”.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82" w:name="_Toc164257247"/>
      <w:r>
        <w:lastRenderedPageBreak/>
        <w:t>LITERATURE CITED</w:t>
      </w:r>
      <w:bookmarkEnd w:id="82"/>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83" w:name="_Ref164257071"/>
      <w:bookmarkStart w:id="84" w:name="_Toc164257248"/>
      <w:bookmarkStart w:id="85" w:name="_Ref163140252"/>
      <w:r>
        <w:lastRenderedPageBreak/>
        <w:t>APPENDIX A. IPTDS Considerations by Species, MPG, and Population</w:t>
      </w:r>
      <w:bookmarkEnd w:id="83"/>
      <w:bookmarkEnd w:id="84"/>
    </w:p>
    <w:p w14:paraId="5D52E839" w14:textId="77777777" w:rsidR="00F67062" w:rsidRDefault="00F67062" w:rsidP="00F67062"/>
    <w:p w14:paraId="1E4EFCE4" w14:textId="77784DF0" w:rsidR="00F67062" w:rsidRDefault="00F67062" w:rsidP="00F67062">
      <w:pPr>
        <w:pStyle w:val="Heading2"/>
      </w:pPr>
      <w:bookmarkStart w:id="86" w:name="_Toc164257249"/>
      <w:r>
        <w:t>Snake River Basin Steelhead DPS</w:t>
      </w:r>
      <w:bookmarkEnd w:id="86"/>
    </w:p>
    <w:p w14:paraId="574874DE" w14:textId="77777777" w:rsidR="00F67062" w:rsidRDefault="00F67062" w:rsidP="00F67062">
      <w:pPr>
        <w:pStyle w:val="Heading3"/>
      </w:pPr>
      <w:bookmarkStart w:id="87" w:name="_Toc164257250"/>
      <w:r w:rsidRPr="00887F08">
        <w:t>Salmon River MPG</w:t>
      </w:r>
      <w:bookmarkEnd w:id="87"/>
    </w:p>
    <w:p w14:paraId="11B851C7" w14:textId="77777777" w:rsidR="00F67062" w:rsidRDefault="00F67062" w:rsidP="00F67062">
      <w:pPr>
        <w:jc w:val="both"/>
      </w:pPr>
      <w:r w:rsidRPr="00E91B22">
        <w:t>Fun</w:t>
      </w:r>
      <w:r>
        <w:t xml:space="preserve">ding for O&amp;M is currently provided for 17 IPTDS sites within the Salmon River MPG. We recommend the continued funding of O&amp;M for 11 of those sites currently funded under the project (VC2, LLR, LRW, HYC, NFS, MAR, TAY, SFG, KRS, </w:t>
      </w:r>
      <w:r w:rsidRPr="00E91B22">
        <w:t>ESS</w:t>
      </w:r>
      <w:r>
        <w:t>, ZEN), potentially adding two sites (YFK and PCA) to ensure precise and long-term monitoring of the SRUMA-s and SRPAN-s populations, respectively, and adding four proposed sites to cover existing population monitoring gaps for a total of 17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6586F7A5"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 xml:space="preserve">populations within the MPG are monitored with high precision, it is desired because the population is one of two populations within the MPG with a high B-run component and is targeted for viability or high viability. </w:t>
      </w:r>
      <w:del w:id="88" w:author="Mike Ackerman" w:date="2024-05-28T10:38:00Z">
        <w:r w:rsidDel="00160896">
          <w:delText xml:space="preserve">In addition, the SFG site is currently being considered for experimental juvenile survival monitoring. </w:delText>
        </w:r>
      </w:del>
      <w:r>
        <w:t>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89"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8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90"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57A4BC9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 xml:space="preserve"> </w:t>
            </w:r>
            <w:commentRangeStart w:id="91"/>
            <w:r w:rsidR="00160896">
              <w:rPr>
                <w:rFonts w:cs="Times New Roman"/>
                <w:sz w:val="20"/>
                <w:szCs w:val="20"/>
              </w:rPr>
              <w:t>.</w:t>
            </w:r>
            <w:commentRangeEnd w:id="91"/>
            <w:r w:rsidR="00160896">
              <w:rPr>
                <w:rStyle w:val="CommentReference"/>
              </w:rPr>
              <w:commentReference w:id="91"/>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92"/>
            <w:r>
              <w:rPr>
                <w:rFonts w:cs="Times New Roman"/>
                <w:sz w:val="20"/>
                <w:szCs w:val="20"/>
              </w:rPr>
              <w:t xml:space="preserve">No monitoring currently occurs within the population </w:t>
            </w:r>
            <w:commentRangeEnd w:id="92"/>
            <w:r>
              <w:rPr>
                <w:rStyle w:val="CommentReference"/>
              </w:rPr>
              <w:commentReference w:id="92"/>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93"/>
            <w:commentRangeStart w:id="94"/>
            <w:commentRangeEnd w:id="93"/>
            <w:r>
              <w:rPr>
                <w:rStyle w:val="CommentReference"/>
              </w:rPr>
              <w:commentReference w:id="93"/>
            </w:r>
            <w:commentRangeEnd w:id="94"/>
            <w:r>
              <w:rPr>
                <w:rStyle w:val="CommentReference"/>
              </w:rPr>
              <w:commentReference w:id="94"/>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95"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31F5146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sp/sum Chinook salmon. </w:t>
            </w:r>
            <w:del w:id="96" w:author="Mike Ackerman" w:date="2024-05-28T10:41:00Z">
              <w:r w:rsidDel="00160896">
                <w:rPr>
                  <w:rFonts w:cs="Times New Roman"/>
                  <w:sz w:val="20"/>
                  <w:szCs w:val="20"/>
                </w:rPr>
                <w:delText>Additionally, SFG aids coverage and precision of the SFMAI-s and SFSEC-s estimates and is being considered as an experimental site to monitor juvenile survival.</w:delText>
              </w:r>
            </w:del>
          </w:p>
        </w:tc>
        <w:tc>
          <w:tcPr>
            <w:tcW w:w="1953" w:type="dxa"/>
            <w:vAlign w:val="center"/>
          </w:tcPr>
          <w:p w14:paraId="6112A611" w14:textId="776EFAF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97" w:name="_Hlk163476297"/>
            <w:r>
              <w:rPr>
                <w:rFonts w:cs="Times New Roman"/>
                <w:sz w:val="20"/>
                <w:szCs w:val="20"/>
              </w:rPr>
              <w:t xml:space="preserve">Continue funding </w:t>
            </w:r>
            <w:del w:id="98" w:author="Mike Ackerman" w:date="2024-05-28T10:41:00Z">
              <w:r w:rsidDel="00160896">
                <w:rPr>
                  <w:rFonts w:cs="Times New Roman"/>
                  <w:sz w:val="20"/>
                  <w:szCs w:val="20"/>
                </w:rPr>
                <w:delText xml:space="preserve">SFG, </w:delText>
              </w:r>
            </w:del>
            <w:r>
              <w:rPr>
                <w:rFonts w:cs="Times New Roman"/>
                <w:sz w:val="20"/>
                <w:szCs w:val="20"/>
              </w:rPr>
              <w:t>KRS, and ESS.</w:t>
            </w:r>
            <w:bookmarkEnd w:id="97"/>
          </w:p>
        </w:tc>
      </w:tr>
      <w:bookmarkEnd w:id="95"/>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90"/>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99" w:name="_Toc164257251"/>
      <w:r>
        <w:t>Clearwater</w:t>
      </w:r>
      <w:r w:rsidRPr="00887F08">
        <w:t xml:space="preserve"> River MPG</w:t>
      </w:r>
      <w:bookmarkEnd w:id="99"/>
    </w:p>
    <w:p w14:paraId="6BB8344E" w14:textId="77777777" w:rsidR="00F67062" w:rsidRDefault="00F67062" w:rsidP="00F67062">
      <w:pPr>
        <w:jc w:val="both"/>
      </w:pPr>
      <w:bookmarkStart w:id="100"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0921F7A" w:rsidR="00F67062" w:rsidRDefault="00F67062" w:rsidP="00F67062">
      <w:pPr>
        <w:jc w:val="both"/>
      </w:pPr>
      <w:r>
        <w:lastRenderedPageBreak/>
        <w:t xml:space="preserve">To improve population status and trends monitoring for steelhead in the MPG, alternate site configurations could be considered within the CRSFC-s population. For example, the SC2 site could be moved to near the bottom boundary of the population. </w:t>
      </w:r>
      <w:commentRangeStart w:id="101"/>
      <w:r w:rsidR="00160896">
        <w:t>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commentRangeEnd w:id="101"/>
      <w:r w:rsidR="00160896">
        <w:rPr>
          <w:rStyle w:val="CommentReference"/>
        </w:rPr>
        <w:commentReference w:id="101"/>
      </w:r>
    </w:p>
    <w:p w14:paraId="7897E266" w14:textId="62A32B51"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w:t>
      </w:r>
      <w:commentRangeStart w:id="102"/>
      <w:r w:rsidR="00160896">
        <w:t xml:space="preserve">JUL (Potlatch River), LAP (Lapwai Creek), or LAW </w:t>
      </w:r>
      <w:commentRangeEnd w:id="102"/>
      <w:r w:rsidR="00160896">
        <w:rPr>
          <w:rStyle w:val="CommentReference"/>
        </w:rPr>
        <w:commentReference w:id="102"/>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100"/>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103"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104"/>
            <w:r w:rsidR="00160896">
              <w:rPr>
                <w:rFonts w:cs="Times New Roman"/>
                <w:sz w:val="20"/>
                <w:szCs w:val="20"/>
              </w:rPr>
              <w:t xml:space="preserve">Alternate site configurations, including for SC1 and SC2, could be considered to improve cost-savings </w:t>
            </w:r>
            <w:commentRangeEnd w:id="104"/>
            <w:r w:rsidR="00160896">
              <w:rPr>
                <w:rStyle w:val="CommentReference"/>
              </w:rPr>
              <w:lastRenderedPageBreak/>
              <w:commentReference w:id="104"/>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103"/>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105" w:name="_Hlk141435949"/>
      <w:r>
        <w:lastRenderedPageBreak/>
        <w:br w:type="page"/>
      </w:r>
    </w:p>
    <w:p w14:paraId="6A689840" w14:textId="77777777" w:rsidR="00F67062" w:rsidRPr="00887F08" w:rsidRDefault="00F67062" w:rsidP="00F67062">
      <w:pPr>
        <w:pStyle w:val="Heading3"/>
      </w:pPr>
      <w:bookmarkStart w:id="106" w:name="_Toc164257252"/>
      <w:r>
        <w:lastRenderedPageBreak/>
        <w:t>Imnaha</w:t>
      </w:r>
      <w:r w:rsidRPr="00887F08">
        <w:t xml:space="preserve"> River MPG</w:t>
      </w:r>
      <w:bookmarkEnd w:id="106"/>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7"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107"/>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8" w:name="_Hlk163476774"/>
            <w:r>
              <w:rPr>
                <w:rFonts w:cs="Times New Roman"/>
                <w:sz w:val="20"/>
                <w:szCs w:val="20"/>
              </w:rPr>
              <w:t>Continue funding IR1 plus two additional sites upstream.</w:t>
            </w:r>
            <w:bookmarkEnd w:id="108"/>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9" w:name="_Toc164257253"/>
      <w:r w:rsidRPr="00317BB3">
        <w:lastRenderedPageBreak/>
        <w:t>Grande Ronde River MPG</w:t>
      </w:r>
      <w:bookmarkEnd w:id="109"/>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10"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11"/>
            <w:commentRangeStart w:id="112"/>
            <w:commentRangeStart w:id="113"/>
            <w:r w:rsidR="00160896">
              <w:rPr>
                <w:rFonts w:cs="Times New Roman"/>
                <w:sz w:val="20"/>
                <w:szCs w:val="20"/>
              </w:rPr>
              <w:t>Lookingglass major spawning area</w:t>
            </w:r>
            <w:commentRangeEnd w:id="111"/>
            <w:r w:rsidR="00160896">
              <w:rPr>
                <w:rStyle w:val="CommentReference"/>
              </w:rPr>
              <w:commentReference w:id="111"/>
            </w:r>
            <w:commentRangeEnd w:id="112"/>
            <w:r w:rsidR="00160896">
              <w:rPr>
                <w:rStyle w:val="CommentReference"/>
              </w:rPr>
              <w:commentReference w:id="112"/>
            </w:r>
            <w:commentRangeEnd w:id="113"/>
            <w:r w:rsidR="00160896">
              <w:rPr>
                <w:rStyle w:val="CommentReference"/>
              </w:rPr>
              <w:commentReference w:id="113"/>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14"/>
            <w:commentRangeStart w:id="115"/>
            <w:r>
              <w:rPr>
                <w:rFonts w:cs="Times New Roman"/>
                <w:sz w:val="20"/>
                <w:szCs w:val="20"/>
              </w:rPr>
              <w:t>WR1</w:t>
            </w:r>
            <w:commentRangeEnd w:id="114"/>
            <w:r>
              <w:rPr>
                <w:rStyle w:val="CommentReference"/>
              </w:rPr>
              <w:commentReference w:id="114"/>
            </w:r>
            <w:commentRangeEnd w:id="115"/>
            <w:r>
              <w:rPr>
                <w:rStyle w:val="CommentReference"/>
              </w:rPr>
              <w:commentReference w:id="115"/>
            </w:r>
            <w:r>
              <w:rPr>
                <w:rFonts w:cs="Times New Roman"/>
                <w:sz w:val="20"/>
                <w:szCs w:val="20"/>
              </w:rPr>
              <w:t>; begin funding MR1 (two-pass array) and WR2 (single-pass array).</w:t>
            </w:r>
          </w:p>
        </w:tc>
      </w:tr>
      <w:bookmarkEnd w:id="105"/>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116"/>
            <w:commentRangeStart w:id="117"/>
            <w:r>
              <w:rPr>
                <w:rFonts w:cs="Times New Roman"/>
                <w:sz w:val="20"/>
                <w:szCs w:val="20"/>
                <w:lang w:val="fr-FR"/>
              </w:rPr>
              <w:t>WEN</w:t>
            </w:r>
            <w:commentRangeEnd w:id="116"/>
            <w:r>
              <w:rPr>
                <w:rStyle w:val="CommentReference"/>
              </w:rPr>
              <w:commentReference w:id="116"/>
            </w:r>
            <w:commentRangeEnd w:id="117"/>
            <w:r>
              <w:rPr>
                <w:rStyle w:val="CommentReference"/>
              </w:rPr>
              <w:commentReference w:id="117"/>
            </w:r>
            <w:r>
              <w:rPr>
                <w:rFonts w:cs="Times New Roman"/>
                <w:sz w:val="20"/>
                <w:szCs w:val="20"/>
                <w:lang w:val="fr-FR"/>
              </w:rPr>
              <w:t>.</w:t>
            </w:r>
          </w:p>
        </w:tc>
      </w:tr>
      <w:bookmarkEnd w:id="110"/>
    </w:tbl>
    <w:p w14:paraId="1E04EEF3" w14:textId="77777777" w:rsidR="00F67062" w:rsidRDefault="00F67062" w:rsidP="00F67062"/>
    <w:p w14:paraId="3E4FB56F" w14:textId="77777777" w:rsidR="00F67062" w:rsidRPr="00887F08" w:rsidRDefault="00F67062" w:rsidP="00F67062">
      <w:pPr>
        <w:pStyle w:val="Heading3"/>
      </w:pPr>
      <w:bookmarkStart w:id="118" w:name="_Toc164257254"/>
      <w:r>
        <w:t>Hells Canyon</w:t>
      </w:r>
      <w:r w:rsidRPr="00887F08">
        <w:t xml:space="preserve"> MPG</w:t>
      </w:r>
      <w:bookmarkEnd w:id="118"/>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9" w:name="_Toc164257255"/>
      <w:r>
        <w:lastRenderedPageBreak/>
        <w:t>Lower Snake</w:t>
      </w:r>
      <w:r w:rsidRPr="00887F08">
        <w:t xml:space="preserve"> MPG</w:t>
      </w:r>
      <w:bookmarkEnd w:id="119"/>
    </w:p>
    <w:p w14:paraId="5532FD30" w14:textId="77777777" w:rsidR="00F67062" w:rsidRPr="003B2775" w:rsidRDefault="00F67062" w:rsidP="00F67062">
      <w:pPr>
        <w:jc w:val="both"/>
        <w:rPr>
          <w:rFonts w:cs="Times New Roman"/>
        </w:rPr>
      </w:pPr>
      <w:r>
        <w:rPr>
          <w:rFonts w:cs="Times New Roman"/>
        </w:rPr>
        <w:t>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Alpowa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Alpowa Creek (</w:t>
      </w:r>
      <w:commentRangeStart w:id="120"/>
      <w:r>
        <w:rPr>
          <w:rFonts w:cs="Times New Roman"/>
        </w:rPr>
        <w:t>if a weir is not already operated reliably and annually</w:t>
      </w:r>
      <w:commentRangeEnd w:id="120"/>
      <w:r>
        <w:rPr>
          <w:rStyle w:val="CommentReference"/>
        </w:rPr>
        <w:commentReference w:id="120"/>
      </w:r>
      <w:r>
        <w:rPr>
          <w:rFonts w:cs="Times New Roman"/>
        </w:rPr>
        <w:t>) to ensure long-term, high-precision monitoring.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21" w:name="_Toc164257256"/>
      <w:r>
        <w:lastRenderedPageBreak/>
        <w:t>Snake River Spring/Summer-run Chinook Salmon ESU</w:t>
      </w:r>
      <w:bookmarkEnd w:id="121"/>
    </w:p>
    <w:p w14:paraId="5E77DEEA" w14:textId="77777777" w:rsidR="00F67062" w:rsidRPr="00887F08" w:rsidRDefault="00F67062" w:rsidP="00F67062">
      <w:pPr>
        <w:pStyle w:val="Heading3"/>
      </w:pPr>
      <w:bookmarkStart w:id="122" w:name="_Toc164257257"/>
      <w:r>
        <w:t>Upper Salmon River MPG</w:t>
      </w:r>
      <w:bookmarkEnd w:id="122"/>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38416D0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w:t>
            </w:r>
            <w:commentRangeStart w:id="123"/>
            <w:r w:rsidR="00B55585">
              <w:rPr>
                <w:rFonts w:cs="Times New Roman"/>
                <w:sz w:val="20"/>
                <w:szCs w:val="20"/>
              </w:rPr>
              <w:t>and redd counts</w:t>
            </w:r>
            <w:commentRangeEnd w:id="123"/>
            <w:r w:rsidR="00B55585">
              <w:rPr>
                <w:rStyle w:val="CommentReference"/>
              </w:rPr>
              <w:commentReference w:id="123"/>
            </w:r>
            <w:r>
              <w:rPr>
                <w:rStyle w:val="FootnoteReference"/>
                <w:rFonts w:cs="Times New Roman"/>
                <w:sz w:val="20"/>
                <w:szCs w:val="20"/>
              </w:rPr>
              <w:footnoteReference w:id="5"/>
            </w:r>
            <w:r>
              <w:rPr>
                <w:rFonts w:cs="Times New Roman"/>
                <w:sz w:val="20"/>
                <w:szCs w:val="20"/>
              </w:rPr>
              <w:t xml:space="preserve"> (boat, ground, UAS);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24" w:name="_Toc164257258"/>
      <w:r>
        <w:t>Middle Fork Salmon River MPG</w:t>
      </w:r>
      <w:bookmarkEnd w:id="124"/>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25"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26"/>
            <w:r w:rsidR="00B55585">
              <w:rPr>
                <w:rFonts w:cs="Times New Roman"/>
                <w:sz w:val="20"/>
                <w:szCs w:val="20"/>
              </w:rPr>
              <w:t xml:space="preserve">redd counts </w:t>
            </w:r>
            <w:commentRangeEnd w:id="126"/>
            <w:r w:rsidR="00B55585">
              <w:rPr>
                <w:rStyle w:val="CommentReference"/>
              </w:rPr>
              <w:commentReference w:id="126"/>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25"/>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27" w:name="_Toc164257259"/>
      <w:r>
        <w:lastRenderedPageBreak/>
        <w:t>South Fork Salmon River MPG</w:t>
      </w:r>
      <w:bookmarkEnd w:id="127"/>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1BDC580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8"/>
            <w:r w:rsidR="00B55585">
              <w:rPr>
                <w:rFonts w:cs="Times New Roman"/>
                <w:sz w:val="20"/>
                <w:szCs w:val="20"/>
              </w:rPr>
              <w:t>KRS</w:t>
            </w:r>
            <w:commentRangeEnd w:id="128"/>
            <w:r w:rsidR="00B55585">
              <w:rPr>
                <w:rStyle w:val="CommentReference"/>
              </w:rPr>
              <w:commentReference w:id="128"/>
            </w:r>
            <w:r>
              <w:rPr>
                <w:rFonts w:cs="Times New Roman"/>
                <w:sz w:val="20"/>
                <w:szCs w:val="20"/>
              </w:rPr>
              <w:t xml:space="preserve"> (using ZEN and ESS to parse those populations), the South Fork Salmon River weir, and redd count surveys (ground). </w:t>
            </w:r>
            <w:del w:id="129" w:author="Mike Ackerman" w:date="2024-05-28T10:50:00Z">
              <w:r w:rsidDel="00B55585">
                <w:rPr>
                  <w:rFonts w:cs="Times New Roman"/>
                  <w:sz w:val="20"/>
                  <w:szCs w:val="20"/>
                </w:rPr>
                <w:delText>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delText>
              </w:r>
            </w:del>
          </w:p>
        </w:tc>
        <w:tc>
          <w:tcPr>
            <w:tcW w:w="1980" w:type="dxa"/>
            <w:vAlign w:val="center"/>
          </w:tcPr>
          <w:p w14:paraId="72CC81C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30" w:name="_Toc164257260"/>
      <w:r w:rsidRPr="00880AE0">
        <w:rPr>
          <w:lang w:val="fr-FR"/>
        </w:rPr>
        <w:t>Grande Ronde / Imnaha River MPG</w:t>
      </w:r>
      <w:bookmarkEnd w:id="130"/>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131"/>
            <w:commentRangeStart w:id="132"/>
            <w:r>
              <w:rPr>
                <w:rFonts w:cs="Times New Roman"/>
                <w:sz w:val="20"/>
                <w:szCs w:val="20"/>
              </w:rPr>
              <w:t>UGR</w:t>
            </w:r>
            <w:commentRangeEnd w:id="131"/>
            <w:r>
              <w:rPr>
                <w:rStyle w:val="CommentReference"/>
              </w:rPr>
              <w:commentReference w:id="131"/>
            </w:r>
            <w:commentRangeEnd w:id="132"/>
            <w:r>
              <w:rPr>
                <w:rStyle w:val="CommentReference"/>
              </w:rPr>
              <w:commentReference w:id="132"/>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33" w:name="_Toc164257261"/>
      <w:r>
        <w:lastRenderedPageBreak/>
        <w:t>Lower Snake River MPG</w:t>
      </w:r>
      <w:bookmarkEnd w:id="133"/>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34" w:name="_Ref164257126"/>
      <w:bookmarkStart w:id="135" w:name="_Toc164257262"/>
      <w:r>
        <w:lastRenderedPageBreak/>
        <w:t xml:space="preserve">APPENDIX </w:t>
      </w:r>
      <w:r w:rsidR="00F67062">
        <w:t>B</w:t>
      </w:r>
      <w:r>
        <w:t>. Recovery Scenarios for Snake River Populations</w:t>
      </w:r>
      <w:bookmarkEnd w:id="85"/>
      <w:bookmarkEnd w:id="134"/>
      <w:bookmarkEnd w:id="135"/>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4A5AB68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36"/>
            <w:r w:rsidR="002C36D3" w:rsidRPr="00CC41D8">
              <w:rPr>
                <w:sz w:val="20"/>
                <w:szCs w:val="20"/>
              </w:rPr>
              <w:t>There has been little monitoring of the population</w:t>
            </w:r>
            <w:commentRangeEnd w:id="136"/>
            <w:r w:rsidR="002C36D3">
              <w:rPr>
                <w:rStyle w:val="CommentReference"/>
              </w:rPr>
              <w:commentReference w:id="136"/>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313B4F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37"/>
            <w:r w:rsidR="002C36D3" w:rsidRPr="0062321B">
              <w:rPr>
                <w:sz w:val="20"/>
                <w:szCs w:val="20"/>
              </w:rPr>
              <w:t>has been little monitoring of the population</w:t>
            </w:r>
            <w:commentRangeEnd w:id="137"/>
            <w:r w:rsidR="002C36D3">
              <w:rPr>
                <w:rStyle w:val="CommentReference"/>
              </w:rPr>
              <w:commentReference w:id="137"/>
            </w:r>
            <w:r w:rsidRPr="0062321B">
              <w:rPr>
                <w:sz w:val="20"/>
                <w:szCs w:val="20"/>
              </w:rPr>
              <w:t>.</w:t>
            </w:r>
            <w:r w:rsidR="002C36D3">
              <w:rPr>
                <w:sz w:val="20"/>
                <w:szCs w:val="20"/>
              </w:rPr>
              <w:t xml:space="preserve"> </w:t>
            </w:r>
            <w:ins w:id="138" w:author="Mike Ackerman" w:date="2024-05-28T11:11:00Z">
              <w:r w:rsidR="002C36D3">
                <w:rPr>
                  <w:sz w:val="20"/>
                  <w:szCs w:val="20"/>
                </w:rPr>
                <w:t>Active hatchery supplementation.</w:t>
              </w:r>
            </w:ins>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06970993"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39"/>
            <w:r w:rsidR="002C36D3" w:rsidRPr="0062321B">
              <w:rPr>
                <w:sz w:val="20"/>
                <w:szCs w:val="20"/>
              </w:rPr>
              <w:t xml:space="preserve">little monitoring of the population. </w:t>
            </w:r>
            <w:commentRangeEnd w:id="139"/>
            <w:r w:rsidR="002C36D3">
              <w:rPr>
                <w:rStyle w:val="CommentReference"/>
              </w:rPr>
              <w:commentReference w:id="139"/>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40"/>
            <w:del w:id="141" w:author="Mike Ackerman" w:date="2024-05-28T11:13:00Z">
              <w:r w:rsidRPr="0062321B" w:rsidDel="002C36D3">
                <w:rPr>
                  <w:sz w:val="20"/>
                  <w:szCs w:val="20"/>
                </w:rPr>
                <w:delText>There has been little monitoring of the population.</w:delText>
              </w:r>
            </w:del>
            <w:commentRangeEnd w:id="140"/>
            <w:r w:rsidR="002C36D3">
              <w:rPr>
                <w:rStyle w:val="CommentReference"/>
              </w:rPr>
              <w:commentReference w:id="140"/>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One of two populations in MPG with a strong B-run component (&gt;40% of population). No hatchery influence or effects. </w:t>
            </w:r>
            <w:r w:rsidRPr="0062321B">
              <w:rPr>
                <w:sz w:val="20"/>
                <w:szCs w:val="20"/>
              </w:rPr>
              <w:lastRenderedPageBreak/>
              <w:t>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31873B4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ins w:id="142" w:author="Mike Ackerman" w:date="2024-05-28T11:14:00Z">
              <w:r w:rsidR="002C36D3">
                <w:rPr>
                  <w:sz w:val="20"/>
                  <w:szCs w:val="20"/>
                </w:rPr>
                <w:t xml:space="preserve"> High degree of hatchery influence.</w:t>
              </w:r>
            </w:ins>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lastRenderedPageBreak/>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DF518DC"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ins w:id="143" w:author="Mike Ackerman" w:date="2024-05-28T11:22:00Z">
              <w:r w:rsidR="00D946CD">
                <w:rPr>
                  <w:rFonts w:cs="Times New Roman"/>
                  <w:sz w:val="20"/>
                  <w:szCs w:val="20"/>
                </w:rPr>
                <w:t xml:space="preserve"> Ongoing supplementation.</w:t>
              </w:r>
            </w:ins>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221A1886" w:rsidR="00C17A6C" w:rsidRPr="00C17A6C" w:rsidRDefault="00D946C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ins w:id="144" w:author="Mike Ackerman" w:date="2024-05-28T11:23:00Z">
              <w:r>
                <w:rPr>
                  <w:rFonts w:cs="Times New Roman"/>
                  <w:sz w:val="20"/>
                  <w:szCs w:val="20"/>
                </w:rPr>
                <w:t>Single-pass redd counts only.</w:t>
              </w:r>
            </w:ins>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lastRenderedPageBreak/>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0D798C74"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ins w:id="145" w:author="Mike Ackerman" w:date="2024-05-28T11:23:00Z">
              <w:r w:rsidR="00D946CD">
                <w:rPr>
                  <w:rFonts w:cs="Times New Roman"/>
                  <w:sz w:val="20"/>
                  <w:szCs w:val="20"/>
                </w:rPr>
                <w:t xml:space="preserve"> Ongoing supplementation.</w:t>
              </w:r>
            </w:ins>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lastRenderedPageBreak/>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7AC016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ins w:id="146" w:author="Mike Ackerman" w:date="2024-05-28T11:23:00Z">
              <w:r w:rsidR="00D946CD">
                <w:rPr>
                  <w:rFonts w:cs="Times New Roman"/>
                  <w:sz w:val="20"/>
                  <w:szCs w:val="20"/>
                </w:rPr>
                <w:t xml:space="preserve"> Ongoing supplementation.</w:t>
              </w:r>
            </w:ins>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2D276423"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commentRangeStart w:id="147"/>
            <w:r w:rsidR="00D946CD" w:rsidRPr="006378FD">
              <w:rPr>
                <w:rFonts w:cs="Times New Roman"/>
                <w:sz w:val="20"/>
                <w:szCs w:val="20"/>
              </w:rPr>
              <w:t>Wenaha R</w:t>
            </w:r>
            <w:commentRangeEnd w:id="147"/>
            <w:r w:rsidR="00D946CD">
              <w:rPr>
                <w:rStyle w:val="CommentReference"/>
              </w:rPr>
              <w:commentReference w:id="147"/>
            </w:r>
            <w:r w:rsidR="00D946CD">
              <w:rPr>
                <w:rFonts w:cs="Times New Roman"/>
                <w:sz w:val="20"/>
                <w:szCs w:val="20"/>
              </w:rPr>
              <w:t>.</w:t>
            </w:r>
            <w:r w:rsidRPr="006378FD">
              <w:rPr>
                <w:rFonts w:cs="Times New Roman"/>
                <w:sz w:val="20"/>
                <w:szCs w:val="20"/>
              </w:rPr>
              <w:t xml:space="preserve">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48" w:name="_Ref163195368"/>
      <w:bookmarkStart w:id="149" w:name="_Toc164257263"/>
      <w:r>
        <w:lastRenderedPageBreak/>
        <w:t xml:space="preserve">APPENDIX </w:t>
      </w:r>
      <w:r w:rsidR="00F67062">
        <w:t>C</w:t>
      </w:r>
      <w:r>
        <w:t xml:space="preserve">. </w:t>
      </w:r>
      <w:commentRangeStart w:id="150"/>
      <w:r w:rsidR="00D946CD">
        <w:t xml:space="preserve">Coefficients of Variation </w:t>
      </w:r>
      <w:commentRangeEnd w:id="150"/>
      <w:r w:rsidR="00D946CD">
        <w:rPr>
          <w:rStyle w:val="CommentReference"/>
          <w:rFonts w:eastAsiaTheme="minorHAnsi" w:cstheme="minorBidi"/>
          <w:b w:val="0"/>
          <w:caps w:val="0"/>
        </w:rPr>
        <w:commentReference w:id="150"/>
      </w:r>
      <w:r>
        <w:t>for IPTDS-Based Abundance Estimates</w:t>
      </w:r>
      <w:bookmarkEnd w:id="148"/>
      <w:bookmarkEnd w:id="149"/>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78F2F45C" w14:textId="77777777" w:rsidR="00300004" w:rsidRDefault="00300004" w:rsidP="00300004">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8" w:author="Copeland,Tim" w:date="2023-08-30T15:51:00Z" w:initials="TC">
    <w:p w14:paraId="23387CB7" w14:textId="77777777"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9"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0" w:author="FELDHAUS Joseph * ODFW [2]"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3"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4"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8"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19" w:author="Mike Ackerman" w:date="2023-10-18T10:01:00Z" w:initials="MA">
    <w:p w14:paraId="26791BDD" w14:textId="77777777"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0"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3" w:author="FELDHAUS Joseph * ODFW" w:date="2023-10-11T14:16:00Z" w:initials="FJ*O">
    <w:p w14:paraId="3493922C" w14:textId="77777777" w:rsidR="00A60684" w:rsidRDefault="00A60684" w:rsidP="00A60684">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4" w:author="Mike Ackerman" w:date="2024-04-05T07:31:00Z" w:initials="MA">
    <w:p w14:paraId="1C5B6220" w14:textId="77777777" w:rsidR="00A60684" w:rsidRDefault="00A60684" w:rsidP="00A60684">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5" w:author="FELDHAUS Joseph * ODFW [2]" w:date="2024-05-15T10:05:00Z" w:initials="JF">
    <w:p w14:paraId="78D02BAE" w14:textId="77777777" w:rsidR="00A60684" w:rsidRDefault="00A60684" w:rsidP="00A60684">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47" w:author="Mike Ackerman" w:date="2024-04-11T08:29:00Z" w:initials="MA">
    <w:p w14:paraId="1D8A117C" w14:textId="77777777"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48"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49" w:author="FELDHAUS Joseph * ODFW [2]"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54"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55" w:author="Copeland,Tim" w:date="2024-05-14T14:36:00Z" w:initials="TC">
    <w:p w14:paraId="09256D10" w14:textId="77777777" w:rsidR="00E916FB" w:rsidRDefault="00E916FB" w:rsidP="00E916FB">
      <w:pPr>
        <w:pStyle w:val="CommentText"/>
      </w:pPr>
      <w:r>
        <w:rPr>
          <w:rStyle w:val="CommentReference"/>
        </w:rPr>
        <w:annotationRef/>
      </w:r>
      <w:r>
        <w:t>Seems like a proponent to be responsible will need to be identified before these can move forward.</w:t>
      </w:r>
    </w:p>
  </w:comment>
  <w:comment w:id="60" w:author="Copeland,Tim" w:date="2024-05-14T14:38:00Z" w:initials="TC">
    <w:p w14:paraId="0112550E" w14:textId="77777777" w:rsidR="00E916FB" w:rsidRDefault="00E916FB" w:rsidP="00E916FB">
      <w:pPr>
        <w:pStyle w:val="CommentText"/>
      </w:pPr>
      <w:r>
        <w:rPr>
          <w:rStyle w:val="CommentReference"/>
        </w:rPr>
        <w:annotationRef/>
      </w:r>
      <w:r>
        <w:t>Sawtooth FH weir covers most of SRUMA and a good chunk of SRUMA-s.</w:t>
      </w:r>
    </w:p>
  </w:comment>
  <w:comment w:id="61" w:author="Copeland,Tim" w:date="2024-05-14T14:41:00Z" w:initials="TC">
    <w:p w14:paraId="488EE98D" w14:textId="77777777"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62" w:author="Copeland,Tim" w:date="2024-05-14T14:42:00Z" w:initials="TC">
    <w:p w14:paraId="2982D769" w14:textId="77777777" w:rsidR="00E916FB" w:rsidRDefault="00E916FB" w:rsidP="00E916FB">
      <w:pPr>
        <w:pStyle w:val="CommentText"/>
      </w:pPr>
      <w:r>
        <w:rPr>
          <w:rStyle w:val="CommentReference"/>
        </w:rPr>
        <w:annotationRef/>
      </w:r>
      <w:r>
        <w:t>This may have happened already. Last detection in PTAGIS was Nov 2022.</w:t>
      </w:r>
    </w:p>
  </w:comment>
  <w:comment w:id="63" w:author="Copeland,Tim" w:date="2024-05-14T14:58:00Z" w:initials="TC">
    <w:p w14:paraId="745CD562" w14:textId="77777777"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64" w:author="Copeland,Tim" w:date="2024-05-14T14:44:00Z" w:initials="TC">
    <w:p w14:paraId="04B4B7F5" w14:textId="77777777"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66" w:author="Copeland,Tim" w:date="2024-05-14T14:48:00Z" w:initials="TC">
    <w:p w14:paraId="1AB6DEC7" w14:textId="77777777" w:rsidR="00E916FB" w:rsidRDefault="00E916FB" w:rsidP="00E916FB">
      <w:pPr>
        <w:pStyle w:val="CommentText"/>
      </w:pPr>
      <w:r>
        <w:rPr>
          <w:rStyle w:val="CommentReference"/>
        </w:rPr>
        <w:annotationRef/>
      </w:r>
      <w:r>
        <w:t>Would it be feasible to convert SW1 to a dual array?</w:t>
      </w:r>
    </w:p>
  </w:comment>
  <w:comment w:id="67" w:author="Copeland,Tim" w:date="2024-05-14T14:56:00Z" w:initials="TC">
    <w:p w14:paraId="3A6841BC" w14:textId="77777777" w:rsidR="00E916FB" w:rsidRDefault="00E916FB"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8" w:author="Mike Ackerman" w:date="2024-05-28T10:33:00Z" w:initials="MA">
    <w:p w14:paraId="6A140F4B" w14:textId="77777777" w:rsidR="00E916FB" w:rsidRDefault="00E916FB" w:rsidP="00184248">
      <w:pPr>
        <w:pStyle w:val="CommentText"/>
      </w:pPr>
      <w:r>
        <w:rPr>
          <w:rStyle w:val="CommentReference"/>
        </w:rPr>
        <w:annotationRef/>
      </w:r>
      <w:r>
        <w:t>I need to review information from Michael Herr and adjust accordingly.</w:t>
      </w:r>
    </w:p>
  </w:comment>
  <w:comment w:id="70" w:author="FELDHAUS Joseph * ODFW [2]" w:date="2024-05-15T11:11:00Z" w:initials="JF">
    <w:p w14:paraId="3FBC592E" w14:textId="77777777" w:rsidR="00E916FB" w:rsidRDefault="00E916FB" w:rsidP="00E916FB">
      <w:pPr>
        <w:pStyle w:val="CommentText"/>
      </w:pPr>
      <w:r>
        <w:rPr>
          <w:rStyle w:val="CommentReference"/>
        </w:rPr>
        <w:annotationRef/>
      </w:r>
      <w:r>
        <w:t>Throughout this draft, Tim made several comments regarding juveniles.  Do you need to explicitly address that we are providing recommendations for adults and that this decision process excludes juveniles?</w:t>
      </w:r>
    </w:p>
  </w:comment>
  <w:comment w:id="71" w:author="Copeland,Tim" w:date="2024-05-14T15:14:00Z" w:initials="TC">
    <w:p w14:paraId="16CB09CE" w14:textId="77777777" w:rsidR="00E916FB" w:rsidRDefault="00E916FB" w:rsidP="00E916FB">
      <w:pPr>
        <w:pStyle w:val="CommentText"/>
      </w:pPr>
      <w:r>
        <w:rPr>
          <w:rStyle w:val="CommentReference"/>
        </w:rPr>
        <w:annotationRef/>
      </w:r>
      <w:r>
        <w:t>I think we need to give the levels of priority (via Fig 1 outcomes)  to make this immediately actionable by the O&amp;M project. Keep in mind these are priorities for existing O&amp;M funding as well as a wish list for the future. Priority 1 IPTDSs are at the head of the line and low priority ones at the bottom. Adding new IPTDSs are priority 3 and will probably require a proponent to take the lead.</w:t>
      </w:r>
    </w:p>
  </w:comment>
  <w:comment w:id="73" w:author="FELDHAUS Joseph * ODFW" w:date="2023-10-11T15:49:00Z" w:initials="FJ*O">
    <w:p w14:paraId="7978E82B" w14:textId="0AE99801"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74"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5"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6"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7"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79"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80" w:author="FELDHAUS Joseph * ODFW [2]"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91" w:author="Copeland,Tim" w:date="2024-05-14T15:31:00Z" w:initials="TC">
    <w:p w14:paraId="495B8907" w14:textId="77777777" w:rsidR="00160896" w:rsidRDefault="00160896" w:rsidP="00160896">
      <w:pPr>
        <w:pStyle w:val="CommentText"/>
      </w:pPr>
      <w:r>
        <w:rPr>
          <w:rStyle w:val="CommentReference"/>
        </w:rPr>
        <w:annotationRef/>
      </w:r>
      <w:r>
        <w:t>Sawtooth Hatchery weir collects steelhead but it is not clear how efficient it is.</w:t>
      </w:r>
    </w:p>
  </w:comment>
  <w:comment w:id="92"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93" w:author="Copeland,Tim" w:date="2023-08-31T13:57:00Z" w:initials="TC">
    <w:p w14:paraId="2AAFB59F" w14:textId="77777777" w:rsidR="00F67062" w:rsidRDefault="00F67062" w:rsidP="00F67062">
      <w:pPr>
        <w:pStyle w:val="CommentText"/>
      </w:pPr>
      <w:r>
        <w:rPr>
          <w:rStyle w:val="CommentReference"/>
        </w:rPr>
        <w:annotationRef/>
      </w:r>
      <w:r>
        <w:t>These 4 monitor trib reconnects for the IMW</w:t>
      </w:r>
    </w:p>
  </w:comment>
  <w:comment w:id="94"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101"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102"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104" w:author="Copeland,Tim" w:date="2024-05-14T15:50:00Z" w:initials="TC">
    <w:p w14:paraId="3867501E" w14:textId="77777777" w:rsidR="00160896" w:rsidRDefault="00160896" w:rsidP="00160896">
      <w:pPr>
        <w:pStyle w:val="CommentText"/>
      </w:pPr>
      <w:r>
        <w:rPr>
          <w:rStyle w:val="CommentReference"/>
        </w:rPr>
        <w:annotationRef/>
      </w:r>
      <w:r>
        <w:t>Area for future discussions?</w:t>
      </w:r>
    </w:p>
  </w:comment>
  <w:comment w:id="111" w:author="FELDHAUS Joseph * ODFW" w:date="2023-10-11T15:26:00Z" w:initials="FJ*O">
    <w:p w14:paraId="60D4DF65" w14:textId="77777777"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12"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13" w:author="FELDHAUS Joseph * ODFW [2]"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14" w:author="FELDHAUS Joseph * ODFW" w:date="2023-10-11T15:23:00Z" w:initials="FJ*O">
    <w:p w14:paraId="2677AFB5" w14:textId="77777777" w:rsidR="00F67062" w:rsidRDefault="00F67062" w:rsidP="00F67062">
      <w:pPr>
        <w:pStyle w:val="CommentText"/>
      </w:pPr>
      <w:r>
        <w:rPr>
          <w:rStyle w:val="CommentReference"/>
        </w:rPr>
        <w:annotationRef/>
      </w:r>
      <w:r>
        <w:t>Was this site upgraded in the summer of 2023?</w:t>
      </w:r>
    </w:p>
  </w:comment>
  <w:comment w:id="115"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16"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17"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20"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123"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26"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8"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31" w:author="FELDHAUS Joseph * ODFW"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32"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36"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37"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39"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40"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47" w:author="FELDHAUS Joseph * ODFW [2]" w:date="2024-05-15T11:09:00Z" w:initials="JF">
    <w:p w14:paraId="0E023FEC" w14:textId="77777777"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50"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F2F45C" w15:done="0"/>
  <w15:commentEx w15:paraId="23387CB7" w15:done="0"/>
  <w15:commentEx w15:paraId="3C53F70A" w15:paraIdParent="23387CB7" w15:done="0"/>
  <w15:commentEx w15:paraId="7C38FE97" w15:paraIdParent="23387CB7" w15:done="0"/>
  <w15:commentEx w15:paraId="2B1AB73E" w15:done="1"/>
  <w15:commentEx w15:paraId="17634D20" w15:paraIdParent="2B1AB73E" w15:done="1"/>
  <w15:commentEx w15:paraId="2E8103BC" w15:done="0"/>
  <w15:commentEx w15:paraId="26791BDD" w15:done="0"/>
  <w15:commentEx w15:paraId="0F2EBB97" w15:paraIdParent="26791BDD" w15:done="0"/>
  <w15:commentEx w15:paraId="3493922C" w15:done="0"/>
  <w15:commentEx w15:paraId="1C5B6220" w15:paraIdParent="3493922C" w15:done="0"/>
  <w15:commentEx w15:paraId="78D02BAE" w15:paraIdParent="3493922C" w15:done="0"/>
  <w15:commentEx w15:paraId="1D8A117C" w15:done="0"/>
  <w15:commentEx w15:paraId="54CD882E" w15:paraIdParent="1D8A117C" w15:done="0"/>
  <w15:commentEx w15:paraId="6BEE2726" w15:paraIdParent="1D8A117C" w15:done="0"/>
  <w15:commentEx w15:paraId="479824AA" w15:done="0"/>
  <w15:commentEx w15:paraId="09256D10" w15:done="0"/>
  <w15:commentEx w15:paraId="0112550E" w15:done="0"/>
  <w15:commentEx w15:paraId="488EE98D" w15:done="0"/>
  <w15:commentEx w15:paraId="2982D769" w15:done="0"/>
  <w15:commentEx w15:paraId="745CD562" w15:done="0"/>
  <w15:commentEx w15:paraId="04B4B7F5" w15:done="0"/>
  <w15:commentEx w15:paraId="1AB6DEC7" w15:done="0"/>
  <w15:commentEx w15:paraId="3A6841BC" w15:done="0"/>
  <w15:commentEx w15:paraId="6A140F4B" w15:done="0"/>
  <w15:commentEx w15:paraId="3FBC592E" w15:done="0"/>
  <w15:commentEx w15:paraId="16CB09CE" w15:done="0"/>
  <w15:commentEx w15:paraId="7978E82B" w15:done="0"/>
  <w15:commentEx w15:paraId="13A25A71" w15:done="1"/>
  <w15:commentEx w15:paraId="567459C5" w15:paraIdParent="13A25A71" w15:done="1"/>
  <w15:commentEx w15:paraId="48A4C7A9" w15:paraIdParent="13A25A71" w15:done="1"/>
  <w15:commentEx w15:paraId="57762BA9" w15:done="0"/>
  <w15:commentEx w15:paraId="7F0C0877" w15:done="0"/>
  <w15:commentEx w15:paraId="0BADCA19" w15:paraIdParent="7F0C0877" w15:done="0"/>
  <w15:commentEx w15:paraId="495B8907" w15:done="0"/>
  <w15:commentEx w15:paraId="728ACD1A" w15:done="0"/>
  <w15:commentEx w15:paraId="2AAFB59F" w15:done="0"/>
  <w15:commentEx w15:paraId="31D760F7" w15:paraIdParent="2AAFB59F" w15:done="0"/>
  <w15:commentEx w15:paraId="30CE7858" w15:done="0"/>
  <w15:commentEx w15:paraId="2294B15E" w15:done="0"/>
  <w15:commentEx w15:paraId="3867501E" w15:done="0"/>
  <w15:commentEx w15:paraId="60D4DF65" w15:done="0"/>
  <w15:commentEx w15:paraId="618B212C" w15:paraIdParent="60D4DF65" w15:done="0"/>
  <w15:commentEx w15:paraId="31847C03" w15:paraIdParent="60D4DF65" w15:done="0"/>
  <w15:commentEx w15:paraId="2677AFB5" w15:done="1"/>
  <w15:commentEx w15:paraId="589C7344" w15:paraIdParent="2677AFB5" w15:done="1"/>
  <w15:commentEx w15:paraId="04FEE09B" w15:done="0"/>
  <w15:commentEx w15:paraId="40FB592C" w15:paraIdParent="04FEE09B" w15:done="0"/>
  <w15:commentEx w15:paraId="0598D60A" w15:done="0"/>
  <w15:commentEx w15:paraId="41014C89" w15:done="0"/>
  <w15:commentEx w15:paraId="4A497241" w15:done="0"/>
  <w15:commentEx w15:paraId="26469279" w15:done="0"/>
  <w15:commentEx w15:paraId="5357E412" w15:done="1"/>
  <w15:commentEx w15:paraId="6DD56758" w15:paraIdParent="5357E412" w15:done="1"/>
  <w15:commentEx w15:paraId="1519DDF2" w15:done="0"/>
  <w15:commentEx w15:paraId="04F81E02" w15:done="0"/>
  <w15:commentEx w15:paraId="6B570558" w15:done="0"/>
  <w15:commentEx w15:paraId="386E03F6" w15:done="0"/>
  <w15:commentEx w15:paraId="0E023FEC" w15:done="0"/>
  <w15:commentEx w15:paraId="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5697849" w16cex:dateUtc="2024-05-14T20:17: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35C188A0" w16cex:dateUtc="2024-05-14T20:36:00Z"/>
  <w16cex:commentExtensible w16cex:durableId="7FCF25CE" w16cex:dateUtc="2024-05-14T20:38:00Z"/>
  <w16cex:commentExtensible w16cex:durableId="508ACC22" w16cex:dateUtc="2024-05-14T20:41:00Z"/>
  <w16cex:commentExtensible w16cex:durableId="182ACA84" w16cex:dateUtc="2024-05-14T20:42:00Z"/>
  <w16cex:commentExtensible w16cex:durableId="6C33D175" w16cex:dateUtc="2024-05-14T20:58:00Z"/>
  <w16cex:commentExtensible w16cex:durableId="287BDC55" w16cex:dateUtc="2024-05-14T20:44:00Z"/>
  <w16cex:commentExtensible w16cex:durableId="19B09D42" w16cex:dateUtc="2024-05-14T20:48:00Z"/>
  <w16cex:commentExtensible w16cex:durableId="0206C8FB" w16cex:dateUtc="2024-05-14T20:56:00Z"/>
  <w16cex:commentExtensible w16cex:durableId="2A003192" w16cex:dateUtc="2024-05-28T16:33:00Z"/>
  <w16cex:commentExtensible w16cex:durableId="658EA5C6" w16cex:dateUtc="2024-05-15T18:11:00Z"/>
  <w16cex:commentExtensible w16cex:durableId="1768C0D8" w16cex:dateUtc="2024-05-14T21:14: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7D21C012" w16cex:dateUtc="2024-05-14T21:31:00Z"/>
  <w16cex:commentExtensible w16cex:durableId="06D93EBF" w16cex:dateUtc="2024-05-14T21:31: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6C440824" w16cex:dateUtc="2024-05-14T21:50:00Z"/>
  <w16cex:commentExtensible w16cex:durableId="28D13D19" w16cex:dateUtc="2023-10-11T22:26:00Z"/>
  <w16cex:commentExtensible w16cex:durableId="29BE379D" w16cex:dateUtc="2024-04-08T15:30:00Z"/>
  <w16cex:commentExtensible w16cex:durableId="3C6C0DC4" w16cex:dateUtc="2024-05-15T18:01: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613D7723" w16cex:dateUtc="2024-05-15T18:09:00Z"/>
  <w16cex:commentExtensible w16cex:durableId="0AE597F5" w16cex:dateUtc="2024-05-14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F2F45C" w16cid:durableId="05697849"/>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26791BDD" w16cid:durableId="28DA2B65"/>
  <w16cid:commentId w16cid:paraId="0F2EBB97" w16cid:durableId="29BA2515"/>
  <w16cid:commentId w16cid:paraId="3493922C" w16cid:durableId="28D12CC3"/>
  <w16cid:commentId w16cid:paraId="1C5B6220" w16cid:durableId="29BA2760"/>
  <w16cid:commentId w16cid:paraId="78D02BAE" w16cid:durableId="406227F1"/>
  <w16cid:commentId w16cid:paraId="1D8A117C" w16cid:durableId="29C21E04"/>
  <w16cid:commentId w16cid:paraId="54CD882E" w16cid:durableId="538794AC"/>
  <w16cid:commentId w16cid:paraId="6BEE2726" w16cid:durableId="327EB200"/>
  <w16cid:commentId w16cid:paraId="479824AA" w16cid:durableId="7D5A30DD"/>
  <w16cid:commentId w16cid:paraId="09256D10" w16cid:durableId="35C188A0"/>
  <w16cid:commentId w16cid:paraId="0112550E" w16cid:durableId="7FCF25CE"/>
  <w16cid:commentId w16cid:paraId="488EE98D" w16cid:durableId="508ACC22"/>
  <w16cid:commentId w16cid:paraId="2982D769" w16cid:durableId="182ACA84"/>
  <w16cid:commentId w16cid:paraId="745CD562" w16cid:durableId="6C33D175"/>
  <w16cid:commentId w16cid:paraId="04B4B7F5" w16cid:durableId="287BDC55"/>
  <w16cid:commentId w16cid:paraId="1AB6DEC7" w16cid:durableId="19B09D42"/>
  <w16cid:commentId w16cid:paraId="3A6841BC" w16cid:durableId="0206C8FB"/>
  <w16cid:commentId w16cid:paraId="6A140F4B" w16cid:durableId="2A003192"/>
  <w16cid:commentId w16cid:paraId="3FBC592E" w16cid:durableId="658EA5C6"/>
  <w16cid:commentId w16cid:paraId="16CB09CE" w16cid:durableId="1768C0D8"/>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495B8907" w16cid:durableId="7D21C012"/>
  <w16cid:commentId w16cid:paraId="728ACD1A" w16cid:durableId="06D93EBF"/>
  <w16cid:commentId w16cid:paraId="2AAFB59F" w16cid:durableId="289B1ACE"/>
  <w16cid:commentId w16cid:paraId="31D760F7" w16cid:durableId="29BA421E"/>
  <w16cid:commentId w16cid:paraId="30CE7858" w16cid:durableId="3E196430"/>
  <w16cid:commentId w16cid:paraId="2294B15E" w16cid:durableId="7FBB5806"/>
  <w16cid:commentId w16cid:paraId="3867501E" w16cid:durableId="6C440824"/>
  <w16cid:commentId w16cid:paraId="60D4DF65" w16cid:durableId="28D13D19"/>
  <w16cid:commentId w16cid:paraId="618B212C" w16cid:durableId="29BE379D"/>
  <w16cid:commentId w16cid:paraId="31847C03" w16cid:durableId="3C6C0DC4"/>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0E023FEC" w16cid:durableId="613D7723"/>
  <w16cid:commentId w16cid:paraId="53B4EDE0" w16cid:durableId="0AE5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80122" w14:textId="77777777" w:rsidR="00DD157D" w:rsidRDefault="00DD157D" w:rsidP="00677DF7">
      <w:pPr>
        <w:spacing w:after="0" w:line="240" w:lineRule="auto"/>
      </w:pPr>
      <w:r>
        <w:separator/>
      </w:r>
    </w:p>
  </w:endnote>
  <w:endnote w:type="continuationSeparator" w:id="0">
    <w:p w14:paraId="342859C6" w14:textId="77777777" w:rsidR="00DD157D" w:rsidRDefault="00DD157D"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E6EC" w14:textId="77777777" w:rsidR="00DD157D" w:rsidRDefault="00DD157D" w:rsidP="00677DF7">
      <w:pPr>
        <w:spacing w:after="0" w:line="240" w:lineRule="auto"/>
      </w:pPr>
      <w:r>
        <w:separator/>
      </w:r>
    </w:p>
  </w:footnote>
  <w:footnote w:type="continuationSeparator" w:id="0">
    <w:p w14:paraId="281584DD" w14:textId="77777777" w:rsidR="00DD157D" w:rsidRDefault="00DD157D"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2]">
    <w15:presenceInfo w15:providerId="AD" w15:userId="S::Joseph.FELDHAUS@odfw.oregon.gov::7b2cfc08-dea2-4b60-bc30-bc0f390179c8"/>
  </w15:person>
  <w15:person w15:author="FELDHAUS Joseph * ODFW">
    <w15:presenceInfo w15:providerId="AD" w15:userId="S::Joseph.Feldhaus@odfw.oregon.gov::7b2cfc08-dea2-4b60-bc30-bc0f3901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22EA"/>
    <w:rsid w:val="00064F05"/>
    <w:rsid w:val="00067E58"/>
    <w:rsid w:val="0007002C"/>
    <w:rsid w:val="0007028A"/>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0896"/>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4B2E"/>
    <w:rsid w:val="00235B59"/>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5472</TotalTime>
  <Pages>46</Pages>
  <Words>14785</Words>
  <Characters>84276</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371</cp:revision>
  <cp:lastPrinted>2024-04-11T14:02:00Z</cp:lastPrinted>
  <dcterms:created xsi:type="dcterms:W3CDTF">2023-08-10T16:38:00Z</dcterms:created>
  <dcterms:modified xsi:type="dcterms:W3CDTF">2024-05-28T17:31:00Z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